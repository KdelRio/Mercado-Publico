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52F2" w14:textId="77777777" w:rsidR="003915C3" w:rsidRDefault="00CB3A31">
      <w:pPr>
        <w:spacing w:after="100"/>
        <w:jc w:val="center"/>
      </w:pPr>
      <w:r>
        <w:rPr>
          <w:b/>
        </w:rPr>
        <w:t>REQUERIMIENTO</w:t>
      </w:r>
    </w:p>
    <w:p w14:paraId="302FC2BD" w14:textId="77777777" w:rsidR="003915C3" w:rsidRDefault="00CB3A31">
      <w:pPr>
        <w:spacing w:after="100"/>
        <w:jc w:val="center"/>
      </w:pPr>
      <w:r>
        <w:rPr>
          <w:b/>
        </w:rPr>
        <w:t>COMPRA ÁGIL</w:t>
      </w:r>
    </w:p>
    <w:p w14:paraId="334EA8AC" w14:textId="77777777" w:rsidR="003915C3" w:rsidRDefault="00CB3A31">
      <w:pPr>
        <w:spacing w:before="240" w:after="100"/>
      </w:pPr>
      <w:r>
        <w:rPr>
          <w:b/>
          <w:color w:val="1F395D"/>
          <w:sz w:val="22"/>
        </w:rPr>
        <w:t>1. ANTECEDENTES GENERALES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0"/>
        <w:gridCol w:w="6576"/>
      </w:tblGrid>
      <w:tr w:rsidR="003915C3" w14:paraId="63EF9221" w14:textId="77777777" w:rsidTr="001E5E61">
        <w:tc>
          <w:tcPr>
            <w:tcW w:w="2440" w:type="dxa"/>
            <w:shd w:val="clear" w:color="auto" w:fill="203A62"/>
            <w:vAlign w:val="center"/>
          </w:tcPr>
          <w:p w14:paraId="6BA9AA6B" w14:textId="77777777" w:rsidR="003915C3" w:rsidRPr="00847E45" w:rsidRDefault="00CB3A31">
            <w:pPr>
              <w:rPr>
                <w:szCs w:val="22"/>
              </w:rPr>
            </w:pPr>
            <w:r w:rsidRPr="00847E45">
              <w:rPr>
                <w:b/>
                <w:color w:val="FFFFFF"/>
                <w:szCs w:val="22"/>
              </w:rPr>
              <w:t>Nombre Requerimiento</w:t>
            </w:r>
          </w:p>
        </w:tc>
        <w:tc>
          <w:tcPr>
            <w:tcW w:w="6576" w:type="dxa"/>
          </w:tcPr>
          <w:p w14:paraId="0C0FAF68" w14:textId="77777777" w:rsidR="0059678B" w:rsidRDefault="007647B4">
            <w:pPr>
              <w:rPr>
                <w:ins w:id="0" w:author="Tamara Andrea Peime Gil" w:date="2026-10-28T12:05:00Z" w16du:dateUtc="2026-10-28T15:05:00Z"/>
                <w:szCs w:val="22"/>
              </w:rPr>
            </w:pPr>
            <w:r w:rsidRPr="00847E45">
              <w:rPr>
                <w:szCs w:val="22"/>
              </w:rPr>
              <w:t xml:space="preserve">Revisión, </w:t>
            </w:r>
            <w:r w:rsidR="004D227F" w:rsidRPr="00847E45">
              <w:rPr>
                <w:szCs w:val="22"/>
              </w:rPr>
              <w:t xml:space="preserve">optimización, desarrollo de indicadores, automatización </w:t>
            </w:r>
          </w:p>
          <w:p w14:paraId="42B6F8AB" w14:textId="77777777" w:rsidR="0059678B" w:rsidRDefault="0059678B">
            <w:pPr>
              <w:rPr>
                <w:ins w:id="1" w:author="Tamara Andrea Peime Gil" w:date="2026-10-28T12:05:00Z" w16du:dateUtc="2026-10-28T15:05:00Z"/>
                <w:szCs w:val="22"/>
              </w:rPr>
            </w:pPr>
          </w:p>
          <w:p w14:paraId="2D8354CC" w14:textId="77777777" w:rsidR="0059678B" w:rsidRDefault="0059678B">
            <w:pPr>
              <w:rPr>
                <w:ins w:id="2" w:author="Tamara Andrea Peime Gil" w:date="2026-10-28T12:05:00Z" w16du:dateUtc="2026-10-28T15:05:00Z"/>
                <w:szCs w:val="22"/>
              </w:rPr>
            </w:pPr>
          </w:p>
          <w:p w14:paraId="48D1DC43" w14:textId="77777777" w:rsidR="0059678B" w:rsidRDefault="0059678B">
            <w:pPr>
              <w:rPr>
                <w:ins w:id="3" w:author="Tamara Andrea Peime Gil" w:date="2026-10-28T12:05:00Z" w16du:dateUtc="2026-10-28T15:05:00Z"/>
                <w:szCs w:val="22"/>
              </w:rPr>
            </w:pPr>
          </w:p>
          <w:p w14:paraId="17B4DEC4" w14:textId="77777777" w:rsidR="0059678B" w:rsidRDefault="0059678B">
            <w:pPr>
              <w:rPr>
                <w:ins w:id="4" w:author="Tamara Andrea Peime Gil" w:date="2026-10-28T12:05:00Z" w16du:dateUtc="2026-10-28T15:05:00Z"/>
                <w:szCs w:val="22"/>
              </w:rPr>
            </w:pPr>
          </w:p>
          <w:p w14:paraId="66FBC633" w14:textId="35FBCB59" w:rsidR="003915C3" w:rsidRPr="00847E45" w:rsidRDefault="004D227F">
            <w:pPr>
              <w:rPr>
                <w:szCs w:val="22"/>
              </w:rPr>
            </w:pPr>
            <w:r w:rsidRPr="00847E45">
              <w:rPr>
                <w:szCs w:val="22"/>
              </w:rPr>
              <w:t xml:space="preserve">y Panel de Visualización </w:t>
            </w:r>
            <w:r w:rsidR="004A4471" w:rsidRPr="00847E45">
              <w:rPr>
                <w:szCs w:val="22"/>
              </w:rPr>
              <w:t>de</w:t>
            </w:r>
            <w:r w:rsidR="00C0500F" w:rsidRPr="00847E45">
              <w:rPr>
                <w:szCs w:val="22"/>
              </w:rPr>
              <w:t xml:space="preserve"> los</w:t>
            </w:r>
            <w:r w:rsidR="004A4471" w:rsidRPr="00847E45">
              <w:rPr>
                <w:szCs w:val="22"/>
              </w:rPr>
              <w:t xml:space="preserve"> Instrumento</w:t>
            </w:r>
            <w:r w:rsidR="00C0500F" w:rsidRPr="00847E45">
              <w:rPr>
                <w:szCs w:val="22"/>
              </w:rPr>
              <w:t>s</w:t>
            </w:r>
            <w:r w:rsidR="004A4471" w:rsidRPr="00847E45">
              <w:rPr>
                <w:szCs w:val="22"/>
              </w:rPr>
              <w:t xml:space="preserve"> “Ruta de la Familia” y “Monitoreo Familias de Acogida Externa”</w:t>
            </w:r>
            <w:r w:rsidR="00C0500F" w:rsidRPr="00847E45">
              <w:rPr>
                <w:szCs w:val="22"/>
              </w:rPr>
              <w:t>.</w:t>
            </w:r>
          </w:p>
        </w:tc>
      </w:tr>
      <w:tr w:rsidR="003915C3" w14:paraId="0E3BAFB5" w14:textId="77777777" w:rsidTr="001E5E61">
        <w:tc>
          <w:tcPr>
            <w:tcW w:w="2440" w:type="dxa"/>
            <w:shd w:val="clear" w:color="auto" w:fill="203A62"/>
            <w:vAlign w:val="center"/>
          </w:tcPr>
          <w:p w14:paraId="78C5E2A3" w14:textId="77777777" w:rsidR="003915C3" w:rsidRPr="00847E45" w:rsidRDefault="00CB3A31">
            <w:pPr>
              <w:rPr>
                <w:szCs w:val="22"/>
              </w:rPr>
            </w:pPr>
            <w:r w:rsidRPr="00847E45">
              <w:rPr>
                <w:b/>
                <w:color w:val="FFFFFF"/>
                <w:szCs w:val="22"/>
              </w:rPr>
              <w:t>Descripción general</w:t>
            </w:r>
          </w:p>
        </w:tc>
        <w:tc>
          <w:tcPr>
            <w:tcW w:w="6576" w:type="dxa"/>
          </w:tcPr>
          <w:p w14:paraId="3E51746D" w14:textId="120D04F1" w:rsidR="00BF4D3E" w:rsidRPr="00847E45" w:rsidRDefault="00CB3A31" w:rsidP="00AC6FCF">
            <w:pPr>
              <w:spacing w:after="240"/>
              <w:rPr>
                <w:szCs w:val="22"/>
              </w:rPr>
            </w:pPr>
            <w:r w:rsidRPr="00847E45">
              <w:rPr>
                <w:szCs w:val="22"/>
              </w:rPr>
              <w:t xml:space="preserve">Contratación de </w:t>
            </w:r>
            <w:r w:rsidR="00415469" w:rsidRPr="00847E45">
              <w:rPr>
                <w:szCs w:val="22"/>
              </w:rPr>
              <w:t xml:space="preserve">una </w:t>
            </w:r>
            <w:r w:rsidRPr="00847E45">
              <w:rPr>
                <w:szCs w:val="22"/>
              </w:rPr>
              <w:t xml:space="preserve">consultoría especializada para </w:t>
            </w:r>
            <w:r w:rsidR="00BF4D3E" w:rsidRPr="00847E45">
              <w:rPr>
                <w:szCs w:val="22"/>
              </w:rPr>
              <w:t>la revisión, optimización, desarrollo de indicadores, automatización y Panel de Visualización</w:t>
            </w:r>
            <w:r w:rsidR="00415469" w:rsidRPr="00847E45">
              <w:rPr>
                <w:szCs w:val="22"/>
              </w:rPr>
              <w:t>,</w:t>
            </w:r>
            <w:r w:rsidR="00BF4D3E" w:rsidRPr="00847E45">
              <w:rPr>
                <w:szCs w:val="22"/>
              </w:rPr>
              <w:t xml:space="preserve"> de manera diferenciada, de los Instrumentos “Ruta de la Familia” y “Monitoreo Familias de Acogida Externa”.</w:t>
            </w:r>
            <w:r w:rsidR="00114167" w:rsidRPr="00847E45">
              <w:rPr>
                <w:szCs w:val="22"/>
              </w:rPr>
              <w:t xml:space="preserve"> </w:t>
            </w:r>
          </w:p>
          <w:p w14:paraId="014374F7" w14:textId="63E20EF4" w:rsidR="00114167" w:rsidRPr="00847E45" w:rsidRDefault="00114167">
            <w:pPr>
              <w:rPr>
                <w:szCs w:val="22"/>
              </w:rPr>
            </w:pPr>
            <w:r w:rsidRPr="00847E45">
              <w:rPr>
                <w:szCs w:val="22"/>
              </w:rPr>
              <w:t xml:space="preserve">La consultoría considera el desarrollo de </w:t>
            </w:r>
            <w:r w:rsidR="00DD68C3" w:rsidRPr="00847E45">
              <w:rPr>
                <w:szCs w:val="22"/>
              </w:rPr>
              <w:t>4</w:t>
            </w:r>
            <w:r w:rsidRPr="00847E45">
              <w:rPr>
                <w:szCs w:val="22"/>
              </w:rPr>
              <w:t xml:space="preserve"> componentes</w:t>
            </w:r>
            <w:r w:rsidR="00DD68C3" w:rsidRPr="00847E45">
              <w:rPr>
                <w:szCs w:val="22"/>
              </w:rPr>
              <w:t xml:space="preserve"> </w:t>
            </w:r>
            <w:r w:rsidR="00B4662A" w:rsidRPr="00847E45">
              <w:rPr>
                <w:szCs w:val="22"/>
              </w:rPr>
              <w:t>diferenciados para cada uno de los instrumentos, y 1 componente común</w:t>
            </w:r>
            <w:r w:rsidRPr="00847E45">
              <w:rPr>
                <w:szCs w:val="22"/>
              </w:rPr>
              <w:t>:</w:t>
            </w:r>
          </w:p>
          <w:p w14:paraId="3C9F35BA" w14:textId="2C89B6C4" w:rsidR="00114167" w:rsidRPr="00847E45" w:rsidRDefault="00D32183" w:rsidP="00DD68C3">
            <w:pPr>
              <w:pStyle w:val="Prrafodelista"/>
              <w:numPr>
                <w:ilvl w:val="0"/>
                <w:numId w:val="12"/>
              </w:numPr>
              <w:rPr>
                <w:rFonts w:ascii="Arial" w:hAnsi="Arial" w:cs="Arial"/>
                <w:sz w:val="18"/>
                <w:szCs w:val="22"/>
              </w:rPr>
            </w:pPr>
            <w:r w:rsidRPr="00847E45">
              <w:rPr>
                <w:rFonts w:ascii="Arial" w:hAnsi="Arial" w:cs="Arial"/>
                <w:sz w:val="18"/>
                <w:szCs w:val="22"/>
              </w:rPr>
              <w:t>Diagnóstico técnico y funcional</w:t>
            </w:r>
            <w:r w:rsidR="00024858" w:rsidRPr="00847E45">
              <w:rPr>
                <w:rFonts w:ascii="Arial" w:hAnsi="Arial" w:cs="Arial"/>
                <w:sz w:val="18"/>
                <w:szCs w:val="22"/>
              </w:rPr>
              <w:t xml:space="preserve"> de</w:t>
            </w:r>
            <w:r w:rsidRPr="00847E45">
              <w:rPr>
                <w:rFonts w:ascii="Arial" w:hAnsi="Arial" w:cs="Arial"/>
                <w:sz w:val="18"/>
                <w:szCs w:val="22"/>
              </w:rPr>
              <w:t xml:space="preserve"> instrumentos</w:t>
            </w:r>
          </w:p>
          <w:p w14:paraId="26BBA7D3" w14:textId="380E69F5" w:rsidR="007351CA" w:rsidRPr="00847E45" w:rsidRDefault="007351CA" w:rsidP="00DD68C3">
            <w:pPr>
              <w:pStyle w:val="Prrafodelista"/>
              <w:numPr>
                <w:ilvl w:val="0"/>
                <w:numId w:val="12"/>
              </w:numPr>
              <w:rPr>
                <w:rFonts w:ascii="Arial" w:hAnsi="Arial" w:cs="Arial"/>
                <w:sz w:val="18"/>
                <w:szCs w:val="22"/>
              </w:rPr>
            </w:pPr>
            <w:r w:rsidRPr="00847E45">
              <w:rPr>
                <w:rFonts w:ascii="Arial" w:hAnsi="Arial" w:cs="Arial"/>
                <w:sz w:val="18"/>
                <w:szCs w:val="22"/>
              </w:rPr>
              <w:t>Optimización de instrumentos</w:t>
            </w:r>
          </w:p>
          <w:p w14:paraId="54333ED9" w14:textId="5F456630" w:rsidR="007351CA" w:rsidRPr="00847E45" w:rsidRDefault="001559DC" w:rsidP="00DD68C3">
            <w:pPr>
              <w:pStyle w:val="Prrafodelista"/>
              <w:numPr>
                <w:ilvl w:val="0"/>
                <w:numId w:val="12"/>
              </w:numPr>
              <w:rPr>
                <w:rFonts w:ascii="Arial" w:hAnsi="Arial" w:cs="Arial"/>
                <w:sz w:val="18"/>
                <w:szCs w:val="22"/>
              </w:rPr>
            </w:pPr>
            <w:r w:rsidRPr="00847E45">
              <w:rPr>
                <w:rFonts w:ascii="Arial" w:hAnsi="Arial" w:cs="Arial"/>
                <w:sz w:val="18"/>
                <w:szCs w:val="22"/>
              </w:rPr>
              <w:t>I</w:t>
            </w:r>
            <w:r w:rsidR="00EA7681" w:rsidRPr="00847E45">
              <w:rPr>
                <w:rFonts w:ascii="Arial" w:hAnsi="Arial" w:cs="Arial"/>
                <w:sz w:val="18"/>
                <w:szCs w:val="22"/>
              </w:rPr>
              <w:t xml:space="preserve">ndicadores de seguimiento </w:t>
            </w:r>
          </w:p>
          <w:p w14:paraId="7010075D" w14:textId="1A848754" w:rsidR="00EA7681" w:rsidRPr="00847E45" w:rsidRDefault="001559DC" w:rsidP="00DD68C3">
            <w:pPr>
              <w:pStyle w:val="Prrafodelista"/>
              <w:numPr>
                <w:ilvl w:val="0"/>
                <w:numId w:val="12"/>
              </w:numPr>
              <w:rPr>
                <w:rFonts w:ascii="Arial" w:hAnsi="Arial" w:cs="Arial"/>
                <w:sz w:val="18"/>
                <w:szCs w:val="22"/>
              </w:rPr>
            </w:pPr>
            <w:r w:rsidRPr="00847E45">
              <w:rPr>
                <w:rFonts w:ascii="Arial" w:hAnsi="Arial" w:cs="Arial"/>
                <w:sz w:val="18"/>
                <w:szCs w:val="22"/>
              </w:rPr>
              <w:t>Panel de visualización automatizad</w:t>
            </w:r>
            <w:r w:rsidR="009F530F" w:rsidRPr="00847E45">
              <w:rPr>
                <w:rFonts w:ascii="Arial" w:hAnsi="Arial" w:cs="Arial"/>
                <w:sz w:val="18"/>
                <w:szCs w:val="22"/>
              </w:rPr>
              <w:t>o</w:t>
            </w:r>
          </w:p>
          <w:p w14:paraId="1A91DC2D" w14:textId="1E989ED6" w:rsidR="009F530F" w:rsidRPr="00847E45" w:rsidRDefault="009F530F" w:rsidP="00DD68C3">
            <w:pPr>
              <w:pStyle w:val="Prrafodelista"/>
              <w:numPr>
                <w:ilvl w:val="0"/>
                <w:numId w:val="12"/>
              </w:numPr>
              <w:rPr>
                <w:rFonts w:ascii="Arial" w:hAnsi="Arial" w:cs="Arial"/>
                <w:sz w:val="18"/>
                <w:szCs w:val="22"/>
              </w:rPr>
            </w:pPr>
            <w:r w:rsidRPr="00847E45">
              <w:rPr>
                <w:rFonts w:ascii="Arial" w:hAnsi="Arial" w:cs="Arial"/>
                <w:sz w:val="18"/>
                <w:szCs w:val="22"/>
              </w:rPr>
              <w:t xml:space="preserve">Panel integrado </w:t>
            </w:r>
          </w:p>
          <w:p w14:paraId="5A948192" w14:textId="567E08D2" w:rsidR="003915C3" w:rsidRPr="00847E45" w:rsidRDefault="003915C3">
            <w:pPr>
              <w:rPr>
                <w:szCs w:val="22"/>
              </w:rPr>
            </w:pPr>
          </w:p>
        </w:tc>
      </w:tr>
      <w:tr w:rsidR="003915C3" w14:paraId="7F3D9B79" w14:textId="77777777" w:rsidTr="001E5E61">
        <w:tc>
          <w:tcPr>
            <w:tcW w:w="2440" w:type="dxa"/>
            <w:shd w:val="clear" w:color="auto" w:fill="203A62"/>
            <w:vAlign w:val="center"/>
          </w:tcPr>
          <w:p w14:paraId="22D07B49" w14:textId="77777777" w:rsidR="003915C3" w:rsidRPr="00847E45" w:rsidRDefault="00CB3A31">
            <w:pPr>
              <w:rPr>
                <w:szCs w:val="22"/>
              </w:rPr>
            </w:pPr>
            <w:r w:rsidRPr="00847E45">
              <w:rPr>
                <w:b/>
                <w:color w:val="FFFFFF"/>
                <w:szCs w:val="22"/>
              </w:rPr>
              <w:t>Justificación y alcances</w:t>
            </w:r>
          </w:p>
        </w:tc>
        <w:tc>
          <w:tcPr>
            <w:tcW w:w="6576" w:type="dxa"/>
          </w:tcPr>
          <w:p w14:paraId="51F9A86B" w14:textId="02233727" w:rsidR="005C0C42" w:rsidRPr="00847E45" w:rsidRDefault="007B0271" w:rsidP="00200E24">
            <w:pPr>
              <w:spacing w:after="100"/>
              <w:jc w:val="both"/>
              <w:rPr>
                <w:szCs w:val="22"/>
              </w:rPr>
            </w:pPr>
            <w:r w:rsidRPr="00847E45">
              <w:rPr>
                <w:szCs w:val="22"/>
              </w:rPr>
              <w:t xml:space="preserve">Actualmente, se cuenta con dos instrumentos </w:t>
            </w:r>
            <w:r w:rsidR="004600A3" w:rsidRPr="00847E45">
              <w:rPr>
                <w:szCs w:val="22"/>
              </w:rPr>
              <w:t>para el seguimiento nacional y regional de las familias externas interesadas en constituirse en familias de acogida</w:t>
            </w:r>
            <w:r w:rsidR="00C10FE0" w:rsidRPr="00847E45">
              <w:rPr>
                <w:szCs w:val="22"/>
              </w:rPr>
              <w:t>, los cuales</w:t>
            </w:r>
            <w:r w:rsidR="00CB3A31" w:rsidRPr="00847E45">
              <w:rPr>
                <w:szCs w:val="22"/>
              </w:rPr>
              <w:t xml:space="preserve"> permiten registrar </w:t>
            </w:r>
            <w:r w:rsidR="000F6A56" w:rsidRPr="00847E45">
              <w:rPr>
                <w:szCs w:val="22"/>
              </w:rPr>
              <w:t xml:space="preserve">los procesos de </w:t>
            </w:r>
            <w:r w:rsidR="003F6984">
              <w:rPr>
                <w:szCs w:val="22"/>
              </w:rPr>
              <w:t xml:space="preserve">captación, </w:t>
            </w:r>
            <w:r w:rsidR="000F6A56" w:rsidRPr="00847E45">
              <w:rPr>
                <w:szCs w:val="22"/>
              </w:rPr>
              <w:t>evaluación</w:t>
            </w:r>
            <w:r w:rsidR="003F6984">
              <w:rPr>
                <w:szCs w:val="22"/>
              </w:rPr>
              <w:t xml:space="preserve"> y formación por parte de la Unidad de Coordinación Nacional </w:t>
            </w:r>
            <w:r w:rsidR="00EB2C95">
              <w:rPr>
                <w:szCs w:val="22"/>
              </w:rPr>
              <w:t>para la</w:t>
            </w:r>
            <w:r w:rsidR="003F6984">
              <w:rPr>
                <w:szCs w:val="22"/>
              </w:rPr>
              <w:t xml:space="preserve"> Evaluación Formativa </w:t>
            </w:r>
            <w:r w:rsidR="00EB2C95">
              <w:rPr>
                <w:szCs w:val="22"/>
              </w:rPr>
              <w:t>de Familias</w:t>
            </w:r>
            <w:r w:rsidR="003F6984">
              <w:rPr>
                <w:szCs w:val="22"/>
              </w:rPr>
              <w:t xml:space="preserve"> y la Unidad de Referencia Nacional de Familias de Acogida</w:t>
            </w:r>
            <w:r w:rsidR="000F6A56" w:rsidRPr="00847E45">
              <w:rPr>
                <w:szCs w:val="22"/>
              </w:rPr>
              <w:t>. Sin embargo, esta información</w:t>
            </w:r>
            <w:r w:rsidR="005C0C42" w:rsidRPr="00847E45">
              <w:rPr>
                <w:szCs w:val="22"/>
              </w:rPr>
              <w:t xml:space="preserve"> no se encuentra sistematizada en un panel de visualización ni cuenta con indicadores de gestión que permitan su análisis periódico, lo que dificulta el seguimiento consolidado a nivel nacional y regional, y la toma de decisiones oportuna por parte de las </w:t>
            </w:r>
            <w:r w:rsidR="003F6984">
              <w:rPr>
                <w:szCs w:val="22"/>
              </w:rPr>
              <w:t>u</w:t>
            </w:r>
            <w:r w:rsidR="005C0C42" w:rsidRPr="00847E45">
              <w:rPr>
                <w:szCs w:val="22"/>
              </w:rPr>
              <w:t xml:space="preserve">nidades </w:t>
            </w:r>
            <w:r w:rsidR="00ED01B3" w:rsidRPr="00847E45">
              <w:rPr>
                <w:szCs w:val="22"/>
              </w:rPr>
              <w:t>que acompañan estos procesos</w:t>
            </w:r>
            <w:r w:rsidR="005C0C42" w:rsidRPr="00847E45">
              <w:rPr>
                <w:szCs w:val="22"/>
              </w:rPr>
              <w:t>.</w:t>
            </w:r>
          </w:p>
          <w:p w14:paraId="175F6D61" w14:textId="777A6FD9" w:rsidR="00034B0F" w:rsidRPr="00847E45" w:rsidRDefault="00034B0F" w:rsidP="00200E24">
            <w:pPr>
              <w:spacing w:after="100"/>
              <w:jc w:val="both"/>
              <w:rPr>
                <w:szCs w:val="22"/>
              </w:rPr>
            </w:pPr>
            <w:r w:rsidRPr="00847E45">
              <w:rPr>
                <w:szCs w:val="22"/>
              </w:rPr>
              <w:t>Contar con instrumento</w:t>
            </w:r>
            <w:r w:rsidR="00200E24" w:rsidRPr="00847E45">
              <w:rPr>
                <w:szCs w:val="22"/>
              </w:rPr>
              <w:t>s</w:t>
            </w:r>
            <w:r w:rsidRPr="00847E45">
              <w:rPr>
                <w:szCs w:val="22"/>
              </w:rPr>
              <w:t xml:space="preserve"> mejorado</w:t>
            </w:r>
            <w:r w:rsidR="00200E24" w:rsidRPr="00847E45">
              <w:rPr>
                <w:szCs w:val="22"/>
              </w:rPr>
              <w:t>s y autónomos</w:t>
            </w:r>
            <w:r w:rsidRPr="00847E45">
              <w:rPr>
                <w:szCs w:val="22"/>
              </w:rPr>
              <w:t>, que incorpore</w:t>
            </w:r>
            <w:r w:rsidR="00200E24" w:rsidRPr="00847E45">
              <w:rPr>
                <w:szCs w:val="22"/>
              </w:rPr>
              <w:t>n</w:t>
            </w:r>
            <w:r w:rsidRPr="00847E45">
              <w:rPr>
                <w:szCs w:val="22"/>
              </w:rPr>
              <w:t xml:space="preserve"> indicadores y panel de visualización, permitirá a las </w:t>
            </w:r>
            <w:r w:rsidR="003F6984">
              <w:rPr>
                <w:szCs w:val="22"/>
              </w:rPr>
              <w:t>u</w:t>
            </w:r>
            <w:r w:rsidRPr="00847E45">
              <w:rPr>
                <w:szCs w:val="22"/>
              </w:rPr>
              <w:t>nidades disponer de información oportuna y consolidada respecto del estado de avance de las familias en las distintas etapas del proceso.</w:t>
            </w:r>
          </w:p>
          <w:p w14:paraId="667A4DF5" w14:textId="4C20424A" w:rsidR="00ED01B3" w:rsidRPr="00847E45" w:rsidRDefault="00034B0F" w:rsidP="00200E24">
            <w:pPr>
              <w:spacing w:after="100"/>
              <w:jc w:val="both"/>
              <w:rPr>
                <w:szCs w:val="22"/>
              </w:rPr>
            </w:pPr>
            <w:r w:rsidRPr="00847E45">
              <w:rPr>
                <w:szCs w:val="22"/>
              </w:rPr>
              <w:t xml:space="preserve">La consultora externa busca el desarrollo de los componentes señalados, trabajando en conjunto con </w:t>
            </w:r>
            <w:r w:rsidR="003F6984">
              <w:rPr>
                <w:szCs w:val="22"/>
              </w:rPr>
              <w:t>las</w:t>
            </w:r>
            <w:r w:rsidRPr="00847E45">
              <w:rPr>
                <w:szCs w:val="22"/>
              </w:rPr>
              <w:t xml:space="preserve"> contrapartes técnicas de </w:t>
            </w:r>
            <w:r w:rsidR="003F6984">
              <w:rPr>
                <w:szCs w:val="22"/>
              </w:rPr>
              <w:t>las dos u</w:t>
            </w:r>
            <w:r w:rsidRPr="00847E45">
              <w:rPr>
                <w:szCs w:val="22"/>
              </w:rPr>
              <w:t>nidad</w:t>
            </w:r>
            <w:r w:rsidR="003F6984">
              <w:rPr>
                <w:szCs w:val="22"/>
              </w:rPr>
              <w:t>es señaladas</w:t>
            </w:r>
            <w:r w:rsidRPr="00847E45">
              <w:rPr>
                <w:szCs w:val="22"/>
              </w:rPr>
              <w:t xml:space="preserve"> (una contraparte por cada instrumento).</w:t>
            </w:r>
          </w:p>
          <w:p w14:paraId="125A897E" w14:textId="77777777" w:rsidR="00C23DFA" w:rsidRPr="00847E45" w:rsidRDefault="00CB3A31" w:rsidP="00200E24">
            <w:pPr>
              <w:spacing w:after="100"/>
              <w:rPr>
                <w:szCs w:val="22"/>
              </w:rPr>
            </w:pPr>
            <w:r w:rsidRPr="00847E45">
              <w:rPr>
                <w:szCs w:val="22"/>
              </w:rPr>
              <w:t xml:space="preserve">Al finalizar se dispondrá además de un panel integrado que permita observar hitos y resultados comunes sin confundir universos ni duplicar familias. </w:t>
            </w:r>
          </w:p>
          <w:p w14:paraId="6456C3E3" w14:textId="77777777" w:rsidR="00427A75" w:rsidRPr="00847E45" w:rsidRDefault="00C23DFA" w:rsidP="00200E24">
            <w:pPr>
              <w:spacing w:after="100"/>
              <w:rPr>
                <w:szCs w:val="22"/>
              </w:rPr>
            </w:pPr>
            <w:r w:rsidRPr="00847E45">
              <w:rPr>
                <w:szCs w:val="22"/>
              </w:rPr>
              <w:t>El alcance comprende la revisión y mejora de los instrumentos proporcionados por el Servicio, preservando las funcionalidades útiles, la automatización de procesos, el fortalecimiento de sus visualizaciones</w:t>
            </w:r>
            <w:r w:rsidR="00427A75" w:rsidRPr="00847E45">
              <w:rPr>
                <w:szCs w:val="22"/>
              </w:rPr>
              <w:t>,</w:t>
            </w:r>
            <w:r w:rsidRPr="00847E45">
              <w:rPr>
                <w:szCs w:val="22"/>
              </w:rPr>
              <w:t xml:space="preserve"> y el diseño e implementación, dentro de las herramientas institucionales disponibles. </w:t>
            </w:r>
          </w:p>
          <w:p w14:paraId="1F7A5D4F" w14:textId="3C0D4682" w:rsidR="00C23DFA" w:rsidRPr="00847E45" w:rsidRDefault="00C23DFA" w:rsidP="00200E24">
            <w:pPr>
              <w:spacing w:after="100"/>
              <w:rPr>
                <w:szCs w:val="22"/>
              </w:rPr>
            </w:pPr>
            <w:r w:rsidRPr="00847E45">
              <w:rPr>
                <w:szCs w:val="22"/>
              </w:rPr>
              <w:t>No se solicita reemplazar el SIS ni desarrollar una plataforma informática independiente.</w:t>
            </w:r>
          </w:p>
          <w:p w14:paraId="331672C4" w14:textId="622B8EAC" w:rsidR="003915C3" w:rsidRPr="00847E45" w:rsidRDefault="003915C3" w:rsidP="00200E24">
            <w:pPr>
              <w:spacing w:after="100"/>
              <w:rPr>
                <w:szCs w:val="22"/>
              </w:rPr>
            </w:pPr>
          </w:p>
        </w:tc>
      </w:tr>
      <w:tr w:rsidR="003915C3" w14:paraId="12BA3E49" w14:textId="77777777" w:rsidTr="001E5E61">
        <w:tc>
          <w:tcPr>
            <w:tcW w:w="2440" w:type="dxa"/>
            <w:shd w:val="clear" w:color="auto" w:fill="203A62"/>
            <w:vAlign w:val="center"/>
          </w:tcPr>
          <w:p w14:paraId="79825BBA" w14:textId="77777777" w:rsidR="003915C3" w:rsidRPr="00847E45" w:rsidRDefault="00CB3A31">
            <w:pPr>
              <w:rPr>
                <w:szCs w:val="22"/>
              </w:rPr>
            </w:pPr>
            <w:r w:rsidRPr="00847E45">
              <w:rPr>
                <w:b/>
                <w:color w:val="FFFFFF"/>
                <w:szCs w:val="22"/>
              </w:rPr>
              <w:t>Monto total $</w:t>
            </w:r>
          </w:p>
        </w:tc>
        <w:tc>
          <w:tcPr>
            <w:tcW w:w="6576" w:type="dxa"/>
          </w:tcPr>
          <w:p w14:paraId="72AA2B47" w14:textId="63395026" w:rsidR="00FD082C" w:rsidRPr="00847E45" w:rsidRDefault="00427A75" w:rsidP="00FD082C">
            <w:pPr>
              <w:spacing w:after="100"/>
              <w:rPr>
                <w:szCs w:val="22"/>
              </w:rPr>
            </w:pPr>
            <w:r w:rsidRPr="00847E45">
              <w:rPr>
                <w:szCs w:val="22"/>
              </w:rPr>
              <w:t>7.</w:t>
            </w:r>
            <w:r w:rsidR="00FD082C" w:rsidRPr="00847E45">
              <w:rPr>
                <w:szCs w:val="22"/>
              </w:rPr>
              <w:t>0</w:t>
            </w:r>
            <w:r w:rsidRPr="00847E45">
              <w:rPr>
                <w:szCs w:val="22"/>
              </w:rPr>
              <w:t>00.000</w:t>
            </w:r>
            <w:r w:rsidR="00FD082C" w:rsidRPr="00847E45">
              <w:rPr>
                <w:szCs w:val="22"/>
              </w:rPr>
              <w:t xml:space="preserve"> (siete millones de pesos), impuestos incluidos.</w:t>
            </w:r>
          </w:p>
          <w:p w14:paraId="1905E8A2" w14:textId="054B2879" w:rsidR="003915C3" w:rsidRPr="00847E45" w:rsidRDefault="00FD082C" w:rsidP="00FD082C">
            <w:pPr>
              <w:rPr>
                <w:szCs w:val="22"/>
              </w:rPr>
            </w:pPr>
            <w:r w:rsidRPr="00847E45">
              <w:rPr>
                <w:szCs w:val="22"/>
              </w:rPr>
              <w:t>Corresponde al monto total disponible para la presente contratación.</w:t>
            </w:r>
          </w:p>
        </w:tc>
      </w:tr>
      <w:tr w:rsidR="001E5E61" w14:paraId="20C53C4B" w14:textId="77777777" w:rsidTr="001E5E61">
        <w:tc>
          <w:tcPr>
            <w:tcW w:w="2440" w:type="dxa"/>
            <w:shd w:val="clear" w:color="auto" w:fill="203A62"/>
            <w:vAlign w:val="center"/>
          </w:tcPr>
          <w:p w14:paraId="0DF4292D" w14:textId="77777777" w:rsidR="001E5E61" w:rsidRPr="00847E45" w:rsidRDefault="001E5E61" w:rsidP="001E5E61">
            <w:pPr>
              <w:rPr>
                <w:szCs w:val="22"/>
              </w:rPr>
            </w:pPr>
            <w:r w:rsidRPr="00847E45">
              <w:rPr>
                <w:b/>
                <w:color w:val="FFFFFF"/>
                <w:szCs w:val="22"/>
              </w:rPr>
              <w:t>Tipo de entrega</w:t>
            </w:r>
          </w:p>
        </w:tc>
        <w:tc>
          <w:tcPr>
            <w:tcW w:w="6576" w:type="dxa"/>
          </w:tcPr>
          <w:p w14:paraId="6ADC4EBB" w14:textId="01C22DD0" w:rsidR="001E5E61" w:rsidRPr="00847E45" w:rsidRDefault="001E5E61" w:rsidP="00EF3B2B">
            <w:pPr>
              <w:spacing w:after="100"/>
              <w:rPr>
                <w:szCs w:val="22"/>
              </w:rPr>
            </w:pPr>
            <w:r w:rsidRPr="00847E45">
              <w:rPr>
                <w:szCs w:val="22"/>
              </w:rPr>
              <w:t xml:space="preserve">2 meses (60 días corridos), contados desde la aceptación de la Orden de Compra por parte del proveedor adjudicado. Los productos se entregarán </w:t>
            </w:r>
            <w:r w:rsidRPr="00847E45">
              <w:rPr>
                <w:szCs w:val="22"/>
              </w:rPr>
              <w:lastRenderedPageBreak/>
              <w:t>conforme al cronograma referencial indicado en el punto 2.4 del presente documento.</w:t>
            </w:r>
          </w:p>
        </w:tc>
      </w:tr>
      <w:tr w:rsidR="001E5E61" w14:paraId="21B80DE4" w14:textId="77777777" w:rsidTr="001E5E61">
        <w:tc>
          <w:tcPr>
            <w:tcW w:w="2440" w:type="dxa"/>
            <w:shd w:val="clear" w:color="auto" w:fill="203A62"/>
            <w:vAlign w:val="center"/>
          </w:tcPr>
          <w:p w14:paraId="49A6D380" w14:textId="77777777" w:rsidR="001E5E61" w:rsidRPr="00847E45" w:rsidRDefault="001E5E61" w:rsidP="001E5E61">
            <w:pPr>
              <w:rPr>
                <w:szCs w:val="22"/>
              </w:rPr>
            </w:pPr>
            <w:r w:rsidRPr="00847E45">
              <w:rPr>
                <w:b/>
                <w:color w:val="FFFFFF"/>
                <w:szCs w:val="22"/>
              </w:rPr>
              <w:lastRenderedPageBreak/>
              <w:t>Dirección o modalidad de entrega</w:t>
            </w:r>
          </w:p>
        </w:tc>
        <w:tc>
          <w:tcPr>
            <w:tcW w:w="6576" w:type="dxa"/>
          </w:tcPr>
          <w:p w14:paraId="200CAF91" w14:textId="39DF7932" w:rsidR="001E5E61" w:rsidRPr="00847E45" w:rsidRDefault="00677814" w:rsidP="001E5E61">
            <w:pPr>
              <w:rPr>
                <w:szCs w:val="22"/>
              </w:rPr>
            </w:pPr>
            <w:r w:rsidRPr="00847E45">
              <w:rPr>
                <w:szCs w:val="22"/>
              </w:rPr>
              <w:t>Los productos y entregables digitales se enviarán al correo electrónico de las contrapartes técnicas; las reuniones de coordinación, mesas de trabajo y/o presentaciones de avance podrán realizarse de forma remota o presencial en Alameda 1449, Torre 7, piso 4, Santiago Centro, según disponibilidad de las partes.</w:t>
            </w:r>
          </w:p>
        </w:tc>
      </w:tr>
      <w:tr w:rsidR="001E5E61" w14:paraId="377DFBD5" w14:textId="77777777" w:rsidTr="001E5E61">
        <w:tc>
          <w:tcPr>
            <w:tcW w:w="2440" w:type="dxa"/>
            <w:shd w:val="clear" w:color="auto" w:fill="203A62"/>
            <w:vAlign w:val="center"/>
          </w:tcPr>
          <w:p w14:paraId="2CF9B0DB" w14:textId="77777777" w:rsidR="001E5E61" w:rsidRPr="00847E45" w:rsidRDefault="001E5E61" w:rsidP="001E5E61">
            <w:pPr>
              <w:rPr>
                <w:szCs w:val="22"/>
              </w:rPr>
            </w:pPr>
            <w:r w:rsidRPr="00847E45">
              <w:rPr>
                <w:b/>
                <w:color w:val="FFFFFF"/>
                <w:szCs w:val="22"/>
              </w:rPr>
              <w:t>Requirente y contraparte técnica</w:t>
            </w:r>
          </w:p>
        </w:tc>
        <w:tc>
          <w:tcPr>
            <w:tcW w:w="6576" w:type="dxa"/>
          </w:tcPr>
          <w:p w14:paraId="19072B7D" w14:textId="7603A908" w:rsidR="00156394" w:rsidRPr="00847E45" w:rsidRDefault="00156394" w:rsidP="00156394">
            <w:pPr>
              <w:rPr>
                <w:szCs w:val="18"/>
              </w:rPr>
            </w:pPr>
            <w:r w:rsidRPr="00847E45">
              <w:rPr>
                <w:szCs w:val="18"/>
              </w:rPr>
              <w:t xml:space="preserve">Unidad de Coordinación </w:t>
            </w:r>
            <w:r w:rsidR="00EB2C95" w:rsidRPr="00847E45">
              <w:rPr>
                <w:szCs w:val="18"/>
              </w:rPr>
              <w:t xml:space="preserve">Nacional </w:t>
            </w:r>
            <w:r w:rsidR="00EB2C95">
              <w:rPr>
                <w:szCs w:val="18"/>
              </w:rPr>
              <w:t xml:space="preserve">para la </w:t>
            </w:r>
            <w:r w:rsidR="00EB2C95" w:rsidRPr="00847E45">
              <w:rPr>
                <w:szCs w:val="18"/>
              </w:rPr>
              <w:t>Evaluación</w:t>
            </w:r>
            <w:r w:rsidRPr="00847E45">
              <w:rPr>
                <w:szCs w:val="18"/>
              </w:rPr>
              <w:t xml:space="preserve"> Formativa</w:t>
            </w:r>
            <w:r w:rsidR="00EB2C95">
              <w:rPr>
                <w:szCs w:val="18"/>
              </w:rPr>
              <w:t xml:space="preserve"> de Familias </w:t>
            </w:r>
            <w:r w:rsidRPr="00847E45">
              <w:rPr>
                <w:szCs w:val="18"/>
              </w:rPr>
              <w:t>- División de Servicios y Prestaciones.</w:t>
            </w:r>
          </w:p>
          <w:p w14:paraId="73681737" w14:textId="02B40A39" w:rsidR="001E5E61" w:rsidRPr="00847E45" w:rsidRDefault="00156394" w:rsidP="00156394">
            <w:pPr>
              <w:rPr>
                <w:szCs w:val="18"/>
              </w:rPr>
            </w:pPr>
            <w:r w:rsidRPr="00847E45">
              <w:rPr>
                <w:szCs w:val="18"/>
              </w:rPr>
              <w:t xml:space="preserve">Nombre: Jaime Gabriel Berríos Araya - Jefatura </w:t>
            </w:r>
            <w:r w:rsidR="008A4320" w:rsidRPr="00847E45">
              <w:rPr>
                <w:szCs w:val="18"/>
              </w:rPr>
              <w:t xml:space="preserve">(s) </w:t>
            </w:r>
            <w:r w:rsidRPr="00847E45">
              <w:rPr>
                <w:szCs w:val="18"/>
              </w:rPr>
              <w:t>Unidad o quien él designe en su representación.</w:t>
            </w:r>
          </w:p>
          <w:p w14:paraId="377DD434" w14:textId="77777777" w:rsidR="00156394" w:rsidRPr="00847E45" w:rsidRDefault="00156394" w:rsidP="00156394">
            <w:pPr>
              <w:rPr>
                <w:szCs w:val="18"/>
              </w:rPr>
            </w:pPr>
          </w:p>
          <w:p w14:paraId="621F0ED8" w14:textId="77777777" w:rsidR="00156394" w:rsidRPr="00847E45" w:rsidRDefault="008A4320" w:rsidP="00156394">
            <w:pPr>
              <w:rPr>
                <w:szCs w:val="18"/>
              </w:rPr>
            </w:pPr>
            <w:r w:rsidRPr="00847E45">
              <w:rPr>
                <w:szCs w:val="18"/>
              </w:rPr>
              <w:t>Unidad de Referencia Nacional de Familias de Acogida — División de Servicios y Prestaciones</w:t>
            </w:r>
          </w:p>
          <w:p w14:paraId="3A19B77B" w14:textId="2FEF198D" w:rsidR="008A4320" w:rsidRPr="00847E45" w:rsidRDefault="008A4320" w:rsidP="008A4320">
            <w:pPr>
              <w:rPr>
                <w:szCs w:val="18"/>
              </w:rPr>
            </w:pPr>
            <w:r w:rsidRPr="00847E45">
              <w:rPr>
                <w:szCs w:val="18"/>
              </w:rPr>
              <w:t>Nombre: Marlys Ramírez del Valle - Jefatura (s) Unidad o quien ella designe en su representación.</w:t>
            </w:r>
          </w:p>
          <w:p w14:paraId="020290E9" w14:textId="07A0C5A0" w:rsidR="008A4320" w:rsidRPr="00847E45" w:rsidRDefault="008A4320" w:rsidP="00156394">
            <w:pPr>
              <w:rPr>
                <w:szCs w:val="18"/>
              </w:rPr>
            </w:pPr>
          </w:p>
        </w:tc>
      </w:tr>
      <w:tr w:rsidR="001E5E61" w14:paraId="6437E7AF" w14:textId="77777777" w:rsidTr="001E5E61">
        <w:tc>
          <w:tcPr>
            <w:tcW w:w="2440" w:type="dxa"/>
            <w:shd w:val="clear" w:color="auto" w:fill="203A62"/>
            <w:vAlign w:val="center"/>
          </w:tcPr>
          <w:p w14:paraId="7732F544" w14:textId="77777777" w:rsidR="001E5E61" w:rsidRDefault="001E5E61" w:rsidP="001E5E61">
            <w:r>
              <w:rPr>
                <w:b/>
                <w:color w:val="FFFFFF"/>
                <w:sz w:val="16"/>
              </w:rPr>
              <w:t>Compra sustentable</w:t>
            </w:r>
          </w:p>
        </w:tc>
        <w:tc>
          <w:tcPr>
            <w:tcW w:w="6576" w:type="dxa"/>
          </w:tcPr>
          <w:p w14:paraId="78F82F34" w14:textId="513A1467" w:rsidR="001E5E61" w:rsidRPr="00847E45" w:rsidRDefault="00C95953" w:rsidP="001E5E61">
            <w:pPr>
              <w:rPr>
                <w:szCs w:val="18"/>
              </w:rPr>
            </w:pPr>
            <w:r w:rsidRPr="00847E45">
              <w:rPr>
                <w:szCs w:val="18"/>
              </w:rPr>
              <w:t>Por tratarse de un servicio de consultoría de carácter digital, se privilegiará el uso de medios electrónicos para la elaboración, revisión y entrega de todos los productos, minimizando la impresión y el uso de materiales físicos durante la ejecución del servicio.</w:t>
            </w:r>
          </w:p>
        </w:tc>
      </w:tr>
    </w:tbl>
    <w:p w14:paraId="4FBFFFE9" w14:textId="77777777" w:rsidR="003915C3" w:rsidRDefault="00CB3A31">
      <w:pPr>
        <w:spacing w:before="240" w:after="100"/>
      </w:pPr>
      <w:r>
        <w:rPr>
          <w:b/>
          <w:color w:val="1F395D"/>
          <w:sz w:val="22"/>
        </w:rPr>
        <w:t>2. CARACTERÍSTICAS DEL PRODUCTO O SERVICIO</w:t>
      </w:r>
    </w:p>
    <w:p w14:paraId="5A68E64C" w14:textId="0557DBDD" w:rsidR="00E81F2D" w:rsidRDefault="00E81F2D">
      <w:pPr>
        <w:spacing w:after="100"/>
      </w:pPr>
      <w:r w:rsidRPr="00E81F2D">
        <w:t>Se requiere adquirir los siguientes productos, que deben cumplir con las siguientes características</w:t>
      </w:r>
      <w:r>
        <w:t>.</w:t>
      </w:r>
    </w:p>
    <w:p w14:paraId="13C97799" w14:textId="096A9F2B" w:rsidR="003915C3" w:rsidRDefault="00CB3A31">
      <w:pPr>
        <w:spacing w:after="100"/>
      </w:pPr>
      <w:r>
        <w:t>Los componentes 1 a 4 se ejecutarán de forma diferenciada para UEFAA y FAE, con productos y aprobaciones independientes. El componente 5 se desarrollará conjuntamente.</w:t>
      </w:r>
    </w:p>
    <w:p w14:paraId="32FDD5EA" w14:textId="169A5021" w:rsidR="003915C3" w:rsidRDefault="00CB3A31">
      <w:pPr>
        <w:spacing w:before="240" w:after="100"/>
      </w:pPr>
      <w:r>
        <w:rPr>
          <w:b/>
          <w:color w:val="1F395D"/>
          <w:sz w:val="22"/>
        </w:rPr>
        <w:t>2.1. Componente 1: Diagnóstico técnico y funcional de instrumentos</w:t>
      </w:r>
    </w:p>
    <w:p w14:paraId="1F923AB0" w14:textId="6DCBAE22" w:rsidR="004A714B" w:rsidRDefault="004A714B" w:rsidP="001069F1">
      <w:pPr>
        <w:spacing w:after="100"/>
        <w:jc w:val="both"/>
      </w:pPr>
      <w:r w:rsidRPr="004A714B">
        <w:t>La consultora deberá revisar la estructura actual de</w:t>
      </w:r>
      <w:r w:rsidR="008856E0">
        <w:t xml:space="preserve"> los</w:t>
      </w:r>
      <w:r w:rsidRPr="004A714B">
        <w:t xml:space="preserve"> instrumento</w:t>
      </w:r>
      <w:r w:rsidR="008856E0">
        <w:t>s</w:t>
      </w:r>
      <w:r w:rsidRPr="004A714B">
        <w:t xml:space="preserve"> Excel</w:t>
      </w:r>
      <w:r w:rsidR="008856E0">
        <w:t>,</w:t>
      </w:r>
      <w:r w:rsidRPr="004A714B">
        <w:t xml:space="preserve"> identificando oportunidades de mejora en su diseño, consistencia de campos, validaciones de datos</w:t>
      </w:r>
      <w:r w:rsidR="001069F1">
        <w:t>,</w:t>
      </w:r>
      <w:r w:rsidRPr="004A714B">
        <w:t xml:space="preserve"> flujo de registro</w:t>
      </w:r>
      <w:r w:rsidR="00684A54">
        <w:t>,</w:t>
      </w:r>
      <w:r w:rsidR="00684A54" w:rsidRPr="00E928FC">
        <w:t xml:space="preserve"> mecanismos de consolidación nacional y regional</w:t>
      </w:r>
      <w:r w:rsidR="00684A54">
        <w:t xml:space="preserve"> u otros aspectos que se consideren pertinentes</w:t>
      </w:r>
      <w:r w:rsidRPr="004A714B">
        <w:t>.</w:t>
      </w:r>
    </w:p>
    <w:p w14:paraId="4D6E2664" w14:textId="40120908" w:rsidR="004A714B" w:rsidRDefault="009530FC" w:rsidP="001069F1">
      <w:pPr>
        <w:spacing w:after="100"/>
        <w:jc w:val="both"/>
      </w:pPr>
      <w:r w:rsidRPr="009530FC">
        <w:t>La revisión deberá considerar la correspondencia de</w:t>
      </w:r>
      <w:r>
        <w:t xml:space="preserve"> los</w:t>
      </w:r>
      <w:r w:rsidRPr="009530FC">
        <w:t xml:space="preserve"> instrumento</w:t>
      </w:r>
      <w:r>
        <w:t>s</w:t>
      </w:r>
      <w:r w:rsidRPr="009530FC">
        <w:t xml:space="preserve"> con</w:t>
      </w:r>
      <w:r w:rsidR="00EB2C95">
        <w:t xml:space="preserve"> las Orientaciones </w:t>
      </w:r>
      <w:r>
        <w:t>Técnica</w:t>
      </w:r>
      <w:r w:rsidR="00EB2C95">
        <w:t>s vigentes para los proyectos FAE de administración directa y de colaboradores acreditados</w:t>
      </w:r>
      <w:r w:rsidR="00D350E3">
        <w:t xml:space="preserve"> (FAE)</w:t>
      </w:r>
      <w:r>
        <w:t xml:space="preserve"> y </w:t>
      </w:r>
      <w:r w:rsidR="00EB2C95">
        <w:t xml:space="preserve">los </w:t>
      </w:r>
      <w:r>
        <w:t xml:space="preserve">Lineamientos Técnicos </w:t>
      </w:r>
      <w:r w:rsidR="00EB2C95">
        <w:t>de las Unidades de Evaluación Formativa para la Adopción y el Acogimiento</w:t>
      </w:r>
      <w:r w:rsidR="00D350E3">
        <w:t xml:space="preserve"> (UEFAA)</w:t>
      </w:r>
      <w:r w:rsidR="000E0C3A">
        <w:t xml:space="preserve">, y </w:t>
      </w:r>
      <w:r w:rsidRPr="009530FC">
        <w:t xml:space="preserve">con los procesos técnicos y operativos definidos para el seguimiento de las familias interesadas en acogimiento familiar. Para ello, se deberá verificar que los campos, validaciones y mecanismos de seguimiento contenidos en la planilla representen adecuadamente lo establecido en </w:t>
      </w:r>
      <w:r w:rsidR="000E0C3A">
        <w:t>dichos documentos técnicos.</w:t>
      </w:r>
    </w:p>
    <w:p w14:paraId="45F81303" w14:textId="0F63BF1F" w:rsidR="001069F1" w:rsidRDefault="00AA5643" w:rsidP="00AA5643">
      <w:pPr>
        <w:spacing w:after="100"/>
        <w:jc w:val="both"/>
      </w:pPr>
      <w:r w:rsidRPr="00AA5643">
        <w:t xml:space="preserve">El diagnóstico deberá identificar errores, fórmulas frágiles o de difícil mantención, referencias a rangos fijos, inconsistencias de formato o tipo de dato, campos redundantes o insuficientes, riesgos de </w:t>
      </w:r>
      <w:proofErr w:type="spellStart"/>
      <w:r w:rsidRPr="00AA5643">
        <w:t>sobrescritura</w:t>
      </w:r>
      <w:proofErr w:type="spellEnd"/>
      <w:r w:rsidRPr="00AA5643">
        <w:t>, problemas de rendimiento, limitaciones para incorporar nuevos registros, dificultades de uso u otro. Deberá incluir pruebas con usuarios nacionales y regionales y una revisión controlada de registros, sin alterar la base original ni comprometer la integridad o confidencialidad de la información</w:t>
      </w:r>
      <w:r>
        <w:t>.</w:t>
      </w:r>
    </w:p>
    <w:p w14:paraId="40D6B0EE" w14:textId="13EBC77C" w:rsidR="00AA5643" w:rsidRDefault="00D41709" w:rsidP="00AA5643">
      <w:pPr>
        <w:spacing w:after="100"/>
        <w:jc w:val="both"/>
      </w:pPr>
      <w:r w:rsidRPr="00D41709">
        <w:t>Como parte del diagnóstico, el proveedor deberá desarrollar un proceso de consulta cuantitativo y cualitativo con actores nacionales y regionales vinculados al uso, administración y análisis de la información. Este proceso deberá recoger antecedentes sobre la experiencia de uso del instrumento, dificultades de registro, necesidades de información, requerimientos de reportería</w:t>
      </w:r>
      <w:r>
        <w:t>,</w:t>
      </w:r>
      <w:r w:rsidRPr="00D41709">
        <w:t xml:space="preserve"> oportunidades de mejora</w:t>
      </w:r>
      <w:r>
        <w:t>, entre otros</w:t>
      </w:r>
      <w:r w:rsidRPr="00D41709">
        <w:t xml:space="preserve">. La metodología, los instrumentos de consulta, la selección de participantes y el calendario de aplicación deberán ser </w:t>
      </w:r>
      <w:r>
        <w:t xml:space="preserve">propuestos por consultora y </w:t>
      </w:r>
      <w:r w:rsidRPr="00D41709">
        <w:t>acordados previamente con la</w:t>
      </w:r>
      <w:r>
        <w:t>s</w:t>
      </w:r>
      <w:r w:rsidRPr="00D41709">
        <w:t xml:space="preserve"> contraparte</w:t>
      </w:r>
      <w:r>
        <w:t>s</w:t>
      </w:r>
      <w:r w:rsidRPr="00D41709">
        <w:t xml:space="preserve"> técnica</w:t>
      </w:r>
      <w:r>
        <w:t>s</w:t>
      </w:r>
      <w:r w:rsidRPr="00D41709">
        <w:t xml:space="preserve"> del Servicio.</w:t>
      </w:r>
    </w:p>
    <w:p w14:paraId="37B71EE7" w14:textId="41CEA065" w:rsidR="00CD4515" w:rsidRPr="00385AA5" w:rsidRDefault="00CD4515" w:rsidP="00AA5643">
      <w:pPr>
        <w:spacing w:after="100"/>
        <w:jc w:val="both"/>
        <w:rPr>
          <w:b/>
          <w:bCs/>
        </w:rPr>
      </w:pPr>
      <w:r w:rsidRPr="00385AA5">
        <w:rPr>
          <w:b/>
          <w:bCs/>
        </w:rPr>
        <w:t>Productos:</w:t>
      </w:r>
    </w:p>
    <w:p w14:paraId="65B8DFDF" w14:textId="652C6643" w:rsidR="00A317DE" w:rsidRDefault="00A317DE" w:rsidP="003D6233">
      <w:pPr>
        <w:keepNext/>
        <w:numPr>
          <w:ilvl w:val="0"/>
          <w:numId w:val="14"/>
        </w:numPr>
        <w:jc w:val="both"/>
      </w:pPr>
      <w:r>
        <w:t>Informes de diagnóstico técnico y funcional de los instrumentos (1 por cada instrumento)</w:t>
      </w:r>
    </w:p>
    <w:p w14:paraId="16A098BB" w14:textId="38FD5D9C" w:rsidR="00A317DE" w:rsidRDefault="00BD3FA9" w:rsidP="003D6233">
      <w:pPr>
        <w:keepNext/>
        <w:numPr>
          <w:ilvl w:val="0"/>
          <w:numId w:val="14"/>
        </w:numPr>
        <w:jc w:val="both"/>
      </w:pPr>
      <w:r>
        <w:t>Informe</w:t>
      </w:r>
      <w:r w:rsidR="00A317DE">
        <w:t>s</w:t>
      </w:r>
      <w:r>
        <w:t xml:space="preserve"> de sistematización de proceso</w:t>
      </w:r>
      <w:r w:rsidR="00A317DE">
        <w:t>s</w:t>
      </w:r>
      <w:r>
        <w:t xml:space="preserve"> de consulta</w:t>
      </w:r>
      <w:r w:rsidR="000026C0" w:rsidRPr="00E928FC">
        <w:t>, que incluya la metodología aplicada, los participantes, los principales hallazgos y las necesidades de mejora identificadas</w:t>
      </w:r>
      <w:r w:rsidR="000026C0">
        <w:t xml:space="preserve"> </w:t>
      </w:r>
      <w:r w:rsidR="00A317DE">
        <w:t>(1 por cada instrumento)</w:t>
      </w:r>
    </w:p>
    <w:p w14:paraId="489C3DF6" w14:textId="6B79B589" w:rsidR="003F29E0" w:rsidRPr="00E04DD6" w:rsidRDefault="003F29E0" w:rsidP="003F29E0">
      <w:pPr>
        <w:spacing w:before="240" w:after="100"/>
        <w:rPr>
          <w:b/>
          <w:color w:val="1F395D"/>
          <w:sz w:val="22"/>
        </w:rPr>
      </w:pPr>
      <w:r>
        <w:rPr>
          <w:b/>
          <w:color w:val="1F395D"/>
          <w:sz w:val="22"/>
        </w:rPr>
        <w:t>2.2. Componente 2: Optimización de instrumentos</w:t>
      </w:r>
    </w:p>
    <w:p w14:paraId="28D09D84" w14:textId="0C154C3C" w:rsidR="001069F1" w:rsidRDefault="00B24ED5" w:rsidP="00794841">
      <w:pPr>
        <w:spacing w:after="100"/>
        <w:jc w:val="both"/>
      </w:pPr>
      <w:r w:rsidRPr="00B24ED5">
        <w:lastRenderedPageBreak/>
        <w:t>A partir del diagnóstico, el proveedor deberá presentar una propuesta de mejoras y acordar con la</w:t>
      </w:r>
      <w:r>
        <w:t>s</w:t>
      </w:r>
      <w:r w:rsidRPr="00B24ED5">
        <w:t xml:space="preserve"> contraparte</w:t>
      </w:r>
      <w:r>
        <w:t>s</w:t>
      </w:r>
      <w:r w:rsidRPr="00B24ED5">
        <w:t xml:space="preserve"> técnica</w:t>
      </w:r>
      <w:r>
        <w:t>s</w:t>
      </w:r>
      <w:r w:rsidRPr="00B24ED5">
        <w:t xml:space="preserve"> cuáles serán implementadas. La versión mejorada deberá mantener la lógica regional y nacional requerida por el Servicio, preservar los registros existentes y permitir la migración íntegra de la información desde la versión vigente, sin pérdida ni modificación no autorizada de datos.</w:t>
      </w:r>
    </w:p>
    <w:p w14:paraId="0013DB18" w14:textId="260D6AAE" w:rsidR="008856E0" w:rsidRDefault="00E25881" w:rsidP="00794841">
      <w:pPr>
        <w:spacing w:after="100"/>
        <w:jc w:val="both"/>
      </w:pPr>
      <w:r w:rsidRPr="00E25881">
        <w:t>Los ajustes deberán considerar, al menos: uso de tablas o rangos dinámicos; simplificación y protección de fórmulas; estandarización de fechas; listas desplegables administrables; validaciones de secuencia entre hitos; campos obligatorios según etapa; alertas comprensibles; identificación de la fecha y de la persona responsable de cada actualización; historial o bitácora de cambios; control de versiones; y mecanismos que permitan ampliar la capacidad de registros sin requerir una intervención especializada, entre otros aspectos que el proveedor estime pertinentes</w:t>
      </w:r>
      <w:r w:rsidR="001F7D3A">
        <w:t xml:space="preserve"> a modo de</w:t>
      </w:r>
      <w:r w:rsidR="001F7D3A" w:rsidRPr="004E5EC7">
        <w:rPr>
          <w:rFonts w:eastAsia="Calibri" w:cs="Arial"/>
        </w:rPr>
        <w:t xml:space="preserve"> optimizar </w:t>
      </w:r>
      <w:r w:rsidR="001F7D3A">
        <w:rPr>
          <w:rFonts w:eastAsia="Calibri" w:cs="Arial"/>
        </w:rPr>
        <w:t>los</w:t>
      </w:r>
      <w:r w:rsidR="001F7D3A" w:rsidRPr="004E5EC7">
        <w:rPr>
          <w:rFonts w:eastAsia="Calibri" w:cs="Arial"/>
        </w:rPr>
        <w:t xml:space="preserve"> instrumento</w:t>
      </w:r>
      <w:r w:rsidR="001F7D3A">
        <w:rPr>
          <w:rFonts w:eastAsia="Calibri" w:cs="Arial"/>
        </w:rPr>
        <w:t>s</w:t>
      </w:r>
      <w:r w:rsidR="001F7D3A" w:rsidRPr="004E5EC7">
        <w:rPr>
          <w:rFonts w:eastAsia="Calibri" w:cs="Arial"/>
        </w:rPr>
        <w:t xml:space="preserve"> </w:t>
      </w:r>
      <w:r w:rsidR="005E6511">
        <w:rPr>
          <w:rFonts w:eastAsia="Calibri" w:cs="Arial"/>
        </w:rPr>
        <w:t>y reducir</w:t>
      </w:r>
      <w:r w:rsidR="001F7D3A" w:rsidRPr="004E5EC7">
        <w:rPr>
          <w:rFonts w:eastAsia="Calibri" w:cs="Arial"/>
        </w:rPr>
        <w:t xml:space="preserve"> errores de digitación</w:t>
      </w:r>
      <w:r w:rsidR="005E6511">
        <w:rPr>
          <w:rFonts w:eastAsia="Calibri" w:cs="Arial"/>
        </w:rPr>
        <w:t>.</w:t>
      </w:r>
    </w:p>
    <w:p w14:paraId="7FD79581" w14:textId="447AEFA8" w:rsidR="006641BF" w:rsidRPr="00E928FC" w:rsidRDefault="006641BF" w:rsidP="00794841">
      <w:pPr>
        <w:spacing w:after="100"/>
        <w:jc w:val="both"/>
      </w:pPr>
      <w:r w:rsidRPr="00E928FC">
        <w:t xml:space="preserve">Asimismo, </w:t>
      </w:r>
      <w:r>
        <w:t>la consultora</w:t>
      </w:r>
      <w:r w:rsidRPr="00E928FC">
        <w:t xml:space="preserve"> deberá analizar la existencia de registros duplicados y presentar una propuesta técnica y operativa para prevenir que una misma familia sea ingresada más de una vez en el instrumento, tanto dentro de una región como entre distintas regiones. La propuesta deberá abordar el tratamiento de los registros duplicados existentes y futuros, resguardar la integridad de la información y asegurar la trazabilidad de las decisiones o modificaciones realizadas.</w:t>
      </w:r>
    </w:p>
    <w:p w14:paraId="249CD797" w14:textId="0C8F62AA" w:rsidR="00BC6AEA" w:rsidRDefault="006641BF" w:rsidP="00794841">
      <w:pPr>
        <w:spacing w:after="100"/>
        <w:jc w:val="both"/>
      </w:pPr>
      <w:r w:rsidRPr="00E928FC">
        <w:t>La solución propuesta deberá considerar las distintas situaciones que puedan explicar la reiteración de una familia en el instrumento y establecer mecanismos adecuados para distinguir entre duplicidades, actualizaciones, traslados, reingresos u otras circunstancias.</w:t>
      </w:r>
    </w:p>
    <w:p w14:paraId="19A1F25E" w14:textId="48B40B5E" w:rsidR="00A94F82" w:rsidRDefault="00A94F82" w:rsidP="00794841">
      <w:pPr>
        <w:spacing w:after="100"/>
        <w:jc w:val="both"/>
      </w:pPr>
      <w:r w:rsidRPr="00E928FC">
        <w:t>La propuesta deberá incorporar un diccionario de datos para los campos actuales y para los nuevos campos que se acuerden, indicando su definición, obligatoriedad, formato, catálogo, fuente, responsable, periodicidad de actualización</w:t>
      </w:r>
      <w:r w:rsidR="00794841">
        <w:t xml:space="preserve"> y</w:t>
      </w:r>
      <w:r w:rsidRPr="00E928FC">
        <w:t xml:space="preserve"> regla de validación</w:t>
      </w:r>
      <w:r w:rsidR="00794841">
        <w:t>.</w:t>
      </w:r>
    </w:p>
    <w:p w14:paraId="7ED9B166" w14:textId="6320E2FF" w:rsidR="00385AA5" w:rsidRPr="00385AA5" w:rsidRDefault="00385AA5" w:rsidP="00794841">
      <w:pPr>
        <w:spacing w:after="100"/>
        <w:jc w:val="both"/>
        <w:rPr>
          <w:b/>
          <w:bCs/>
        </w:rPr>
      </w:pPr>
      <w:r w:rsidRPr="00385AA5">
        <w:rPr>
          <w:b/>
          <w:bCs/>
        </w:rPr>
        <w:t>Productos:</w:t>
      </w:r>
    </w:p>
    <w:p w14:paraId="3CC952AC" w14:textId="5E85E64C" w:rsidR="00995428" w:rsidRDefault="0024411D" w:rsidP="00CF129D">
      <w:pPr>
        <w:keepNext/>
        <w:numPr>
          <w:ilvl w:val="0"/>
          <w:numId w:val="14"/>
        </w:numPr>
        <w:jc w:val="both"/>
      </w:pPr>
      <w:r>
        <w:t>Informe</w:t>
      </w:r>
      <w:r w:rsidR="00533E7E">
        <w:t>s</w:t>
      </w:r>
      <w:r>
        <w:t xml:space="preserve"> de sistematización de propuestas de ajustes (1 por instrumento)</w:t>
      </w:r>
    </w:p>
    <w:p w14:paraId="78C38D72" w14:textId="313F2B61" w:rsidR="0024411D" w:rsidRDefault="00533E7E" w:rsidP="00CF129D">
      <w:pPr>
        <w:keepNext/>
        <w:numPr>
          <w:ilvl w:val="0"/>
          <w:numId w:val="14"/>
        </w:numPr>
        <w:jc w:val="both"/>
      </w:pPr>
      <w:r>
        <w:t>Versión optimizada y operativa de los instrumentos (2)</w:t>
      </w:r>
    </w:p>
    <w:p w14:paraId="2D35A8B2" w14:textId="56EACBBF" w:rsidR="00CF129D" w:rsidRPr="00E928FC" w:rsidRDefault="00CF129D" w:rsidP="00CF129D">
      <w:pPr>
        <w:keepNext/>
        <w:numPr>
          <w:ilvl w:val="0"/>
          <w:numId w:val="14"/>
        </w:numPr>
        <w:jc w:val="both"/>
      </w:pPr>
      <w:r w:rsidRPr="00E928FC">
        <w:t>Diccionario de datos, catálogos y reglas de validación, cálculo, protección y homologación</w:t>
      </w:r>
      <w:r>
        <w:t xml:space="preserve"> (1 por instrumento)</w:t>
      </w:r>
      <w:r w:rsidRPr="00E928FC">
        <w:t>.</w:t>
      </w:r>
    </w:p>
    <w:p w14:paraId="64FD557C" w14:textId="053DF533" w:rsidR="00666105" w:rsidRDefault="00666105" w:rsidP="00666105">
      <w:pPr>
        <w:spacing w:before="240" w:after="100"/>
        <w:rPr>
          <w:b/>
          <w:color w:val="1F395D"/>
          <w:sz w:val="22"/>
        </w:rPr>
      </w:pPr>
      <w:r>
        <w:rPr>
          <w:b/>
          <w:color w:val="1F395D"/>
          <w:sz w:val="22"/>
        </w:rPr>
        <w:t>2.3. Componente 3: Indicadores de Seguimiento</w:t>
      </w:r>
    </w:p>
    <w:p w14:paraId="0D1EFCA1" w14:textId="4F714ABF" w:rsidR="00245F41" w:rsidRDefault="00245F41" w:rsidP="00166B9A">
      <w:pPr>
        <w:spacing w:before="240" w:after="100"/>
        <w:jc w:val="both"/>
      </w:pPr>
      <w:r>
        <w:t>La consultora deberá</w:t>
      </w:r>
      <w:r w:rsidR="00623282">
        <w:t xml:space="preserve"> revisar,</w:t>
      </w:r>
      <w:r>
        <w:t xml:space="preserve"> proponer y formular indicadores de seguimiento y gestión en base a los datos disponibles en instrumentos, que den cuenta del avance de las familias en las distintas etapas del proceso (por ejemplo: contactabilidad, evaluación formativa, espera activa, matching y post acogimiento).</w:t>
      </w:r>
      <w:r w:rsidR="00623282">
        <w:t xml:space="preserve"> </w:t>
      </w:r>
      <w:r w:rsidR="00623282" w:rsidRPr="009530FC">
        <w:t>La revisión</w:t>
      </w:r>
      <w:r w:rsidR="00623282">
        <w:t xml:space="preserve"> y propuestas</w:t>
      </w:r>
      <w:r w:rsidR="00623282" w:rsidRPr="009530FC">
        <w:t xml:space="preserve"> deberá</w:t>
      </w:r>
      <w:r w:rsidR="00623282">
        <w:t>n</w:t>
      </w:r>
      <w:r w:rsidR="00623282" w:rsidRPr="009530FC">
        <w:t xml:space="preserve"> considerar la</w:t>
      </w:r>
      <w:r w:rsidR="00EB2C95">
        <w:t>s</w:t>
      </w:r>
      <w:r w:rsidR="00623282" w:rsidRPr="009530FC">
        <w:t xml:space="preserve"> Orientaci</w:t>
      </w:r>
      <w:r w:rsidR="00EB2C95">
        <w:t>ones</w:t>
      </w:r>
      <w:r w:rsidR="00623282" w:rsidRPr="009530FC">
        <w:t xml:space="preserve"> </w:t>
      </w:r>
      <w:r w:rsidR="00623282">
        <w:t>Técnica</w:t>
      </w:r>
      <w:r w:rsidR="00EB2C95">
        <w:t>s vigentes para proyectos FAE de administración directa y de colaboradores acreditados</w:t>
      </w:r>
      <w:r w:rsidR="00AE7544">
        <w:t>,</w:t>
      </w:r>
      <w:r w:rsidR="00623282">
        <w:t xml:space="preserve"> Lineamientos Técnicos </w:t>
      </w:r>
      <w:r w:rsidR="00D350E3">
        <w:t>de las Unidades de Evaluación Formativa para la Adopción y el Acogimiento</w:t>
      </w:r>
      <w:r w:rsidR="00623282">
        <w:t>),</w:t>
      </w:r>
      <w:r w:rsidR="00AE7544">
        <w:t xml:space="preserve"> u otros documentos técnicos pertinentes entregados por las contrapartes técnicas.</w:t>
      </w:r>
    </w:p>
    <w:p w14:paraId="54DA6966" w14:textId="19252078" w:rsidR="00F00C18" w:rsidRPr="00D34450" w:rsidRDefault="00F00C18" w:rsidP="00166B9A">
      <w:pPr>
        <w:keepNext/>
        <w:jc w:val="both"/>
      </w:pPr>
      <w:r w:rsidRPr="00D34450">
        <w:t>A partir de esta revisión, el proveedor podrá proponer la incorporación, modificación, homologación o eliminación de variables y categorías, de acuerdo con su utilidad para el seguimiento y la toma de decisiones. Las propuestas deberán ser fundamentadas técnicamente y acordadas con la contraparte técnica antes de su implementación.</w:t>
      </w:r>
    </w:p>
    <w:p w14:paraId="3E6DE305" w14:textId="54B19158" w:rsidR="00245F41" w:rsidRDefault="00245F41" w:rsidP="00166B9A">
      <w:pPr>
        <w:spacing w:before="240" w:after="100"/>
        <w:jc w:val="both"/>
      </w:pPr>
      <w:r>
        <w:t>Los indicadores deben permitir el seguimiento tanto a nivel nacional como regional.</w:t>
      </w:r>
    </w:p>
    <w:p w14:paraId="34A57EA9" w14:textId="4BF8F3D5" w:rsidR="00166B9A" w:rsidRDefault="00166B9A" w:rsidP="00166B9A">
      <w:pPr>
        <w:spacing w:before="240" w:after="100"/>
        <w:jc w:val="both"/>
      </w:pPr>
      <w:r w:rsidRPr="00D34450">
        <w:t>Se deberá evitar el doble conteo de una misma familia y permitir la comparación entre períodos, regiones y proyectos.</w:t>
      </w:r>
    </w:p>
    <w:p w14:paraId="4F074155" w14:textId="2FFF6DFD" w:rsidR="00385AA5" w:rsidRPr="00E45005" w:rsidRDefault="00385AA5" w:rsidP="00166B9A">
      <w:pPr>
        <w:spacing w:before="240" w:after="100"/>
        <w:jc w:val="both"/>
        <w:rPr>
          <w:b/>
          <w:bCs/>
        </w:rPr>
      </w:pPr>
      <w:r w:rsidRPr="00E45005">
        <w:rPr>
          <w:b/>
          <w:bCs/>
        </w:rPr>
        <w:t>Productos:</w:t>
      </w:r>
    </w:p>
    <w:p w14:paraId="1BA342A6" w14:textId="68013E8B" w:rsidR="00385AA5" w:rsidRDefault="00471BB7" w:rsidP="00E45005">
      <w:pPr>
        <w:keepNext/>
        <w:numPr>
          <w:ilvl w:val="0"/>
          <w:numId w:val="14"/>
        </w:numPr>
        <w:jc w:val="both"/>
      </w:pPr>
      <w:r>
        <w:t>Informe</w:t>
      </w:r>
      <w:r w:rsidR="00F71776">
        <w:t>s</w:t>
      </w:r>
      <w:r>
        <w:t xml:space="preserve"> con propuesta de indicadores</w:t>
      </w:r>
      <w:r w:rsidR="00F71776">
        <w:t xml:space="preserve"> incluyendo pertinencia técnica de los mismos (1 por instrumento)</w:t>
      </w:r>
    </w:p>
    <w:p w14:paraId="1500A198" w14:textId="3C25E1B9" w:rsidR="00471BB7" w:rsidRDefault="00BF3F57" w:rsidP="00E45005">
      <w:pPr>
        <w:keepNext/>
        <w:numPr>
          <w:ilvl w:val="0"/>
          <w:numId w:val="14"/>
        </w:numPr>
        <w:jc w:val="both"/>
      </w:pPr>
      <w:r w:rsidRPr="00D34450">
        <w:t>Ficha</w:t>
      </w:r>
      <w:r w:rsidR="00E45005">
        <w:t>s</w:t>
      </w:r>
      <w:r w:rsidRPr="00D34450">
        <w:t xml:space="preserve"> técnica</w:t>
      </w:r>
      <w:r w:rsidR="00E45005">
        <w:t>s</w:t>
      </w:r>
      <w:r w:rsidRPr="00D34450">
        <w:t xml:space="preserve"> de cada indicador, con su definición, fórmula, variables, unidad de medida, periodicidad, desagregaciones y criterios de inclusión y exclusión.</w:t>
      </w:r>
    </w:p>
    <w:p w14:paraId="5A1B60A3" w14:textId="14B32FD8" w:rsidR="003915C3" w:rsidRDefault="00CB3A31">
      <w:pPr>
        <w:spacing w:before="240" w:after="100"/>
      </w:pPr>
      <w:r>
        <w:rPr>
          <w:b/>
          <w:color w:val="1F395D"/>
          <w:sz w:val="22"/>
        </w:rPr>
        <w:t>2.4. Componente 4: Paneles de visualización</w:t>
      </w:r>
    </w:p>
    <w:p w14:paraId="7924EAEE" w14:textId="0D41E7AF" w:rsidR="00D875C3" w:rsidRDefault="00D875C3" w:rsidP="00B04C3F">
      <w:pPr>
        <w:spacing w:before="240" w:after="100"/>
        <w:jc w:val="both"/>
      </w:pPr>
      <w:r>
        <w:t>La consultora deberá construir panel</w:t>
      </w:r>
      <w:r w:rsidR="00216998">
        <w:t>es</w:t>
      </w:r>
      <w:r>
        <w:t xml:space="preserve"> de visualización</w:t>
      </w:r>
      <w:r w:rsidR="00A77789">
        <w:t xml:space="preserve"> </w:t>
      </w:r>
      <w:r w:rsidR="00912F78">
        <w:t xml:space="preserve">(incorporado en Excel) </w:t>
      </w:r>
      <w:r>
        <w:t>que consolide</w:t>
      </w:r>
      <w:r w:rsidR="00216998">
        <w:t>n</w:t>
      </w:r>
      <w:r>
        <w:t xml:space="preserve"> de manera automática la información registrada </w:t>
      </w:r>
      <w:r w:rsidR="00216998">
        <w:t xml:space="preserve">en los instrumentos </w:t>
      </w:r>
      <w:r>
        <w:t>y los indicadores propuestos</w:t>
      </w:r>
      <w:r w:rsidR="00216998">
        <w:t xml:space="preserve"> para cada uno</w:t>
      </w:r>
      <w:r>
        <w:t>.</w:t>
      </w:r>
      <w:r w:rsidR="00216998">
        <w:t xml:space="preserve"> </w:t>
      </w:r>
    </w:p>
    <w:p w14:paraId="1855A241" w14:textId="7F054FE9" w:rsidR="00D875C3" w:rsidRDefault="00D875C3" w:rsidP="00B04C3F">
      <w:pPr>
        <w:spacing w:before="240" w:after="100"/>
        <w:jc w:val="both"/>
      </w:pPr>
      <w:r>
        <w:t>Debe construirse en base a fórmulas dinámicas (tablas dinámicas, fórmulas de búsqueda y agregación, gráficos vinculados a los datos) que se actualicen automáticamente al cargar nueva información, sin requerir reprocesamiento manual por parte del usuario.</w:t>
      </w:r>
    </w:p>
    <w:p w14:paraId="050927DD" w14:textId="2F0068E4" w:rsidR="00425E78" w:rsidRDefault="00D875C3" w:rsidP="00B04C3F">
      <w:pPr>
        <w:spacing w:before="240" w:after="100"/>
        <w:jc w:val="both"/>
      </w:pPr>
      <w:r>
        <w:t xml:space="preserve">Debe incluir visualización tipo semáforo o </w:t>
      </w:r>
      <w:proofErr w:type="spellStart"/>
      <w:r>
        <w:t>dashboard</w:t>
      </w:r>
      <w:proofErr w:type="spellEnd"/>
      <w:r>
        <w:t>, con desagregación mínima por región y por etapa del proceso.</w:t>
      </w:r>
    </w:p>
    <w:p w14:paraId="2C7FC8F2" w14:textId="4208DEEB" w:rsidR="008548C9" w:rsidRPr="00D34450" w:rsidRDefault="008548C9" w:rsidP="00B04C3F">
      <w:pPr>
        <w:spacing w:before="240"/>
        <w:jc w:val="both"/>
      </w:pPr>
      <w:r w:rsidRPr="00D34450">
        <w:lastRenderedPageBreak/>
        <w:t>Las visualizaciones deberán incorporar filtros por período y territorio; distribución por etapa y estado; flujos o tasas de avance entre hitos; tiempos de gestión; desistimientos; familias enlazadas; calidad del registro; alertas para casos sin movimiento, además de otros elementos que se estimen pertinentes. Los umbrales existentes deberán ser revisados, documentados y quedar parametrizables cuando técnicamente corresponda.</w:t>
      </w:r>
    </w:p>
    <w:p w14:paraId="21004C1C" w14:textId="766E59F6" w:rsidR="004F0370" w:rsidRPr="00E45005" w:rsidRDefault="004F0370" w:rsidP="00B04C3F">
      <w:pPr>
        <w:spacing w:before="240"/>
        <w:jc w:val="both"/>
      </w:pPr>
      <w:r w:rsidRPr="00D34450">
        <w:t>El proveedor deberá realizar un proceso de capacitación</w:t>
      </w:r>
      <w:r w:rsidR="00B04C3F">
        <w:t xml:space="preserve"> por cada panel</w:t>
      </w:r>
      <w:r w:rsidRPr="00D34450">
        <w:t xml:space="preserve"> dirigido a los usuarios que defina el Servicio, con una duración </w:t>
      </w:r>
      <w:r>
        <w:t>total acordado con el Servicio</w:t>
      </w:r>
      <w:r w:rsidRPr="00D34450">
        <w:t xml:space="preserve">. La capacitación deberá abordar, al menos, el uso y navegación del panel, la aplicación de filtros, la </w:t>
      </w:r>
      <w:r w:rsidRPr="00E45005">
        <w:t>interpretación de indicadores y alertas, la actualización de la información y la resolución de errores frecuentes.</w:t>
      </w:r>
    </w:p>
    <w:p w14:paraId="23749774" w14:textId="77777777" w:rsidR="004F0370" w:rsidRPr="00E45005" w:rsidRDefault="004F0370" w:rsidP="00B04C3F">
      <w:pPr>
        <w:spacing w:before="240"/>
        <w:jc w:val="both"/>
      </w:pPr>
      <w:r w:rsidRPr="00E45005">
        <w:t>Las capacitaciones deberán quedar grabadas y ser entregadas, además, en formato de cápsulas temáticas, organizadas por contenido y con una duración que facilite su consulta posterior. Estas cápsulas deberán permitir que los usuarios revisen de manera autónoma las principales funcionalidades del instrumento y deberán entregarse en un formato compatible con las herramientas institucionales.</w:t>
      </w:r>
    </w:p>
    <w:p w14:paraId="65CE0013" w14:textId="3FAEFAFB" w:rsidR="00A4171B" w:rsidRDefault="00A4171B" w:rsidP="00B04C3F">
      <w:pPr>
        <w:spacing w:before="240" w:after="100"/>
        <w:jc w:val="both"/>
      </w:pPr>
      <w:r>
        <w:t>Además, deberá</w:t>
      </w:r>
      <w:r w:rsidR="00DF0487">
        <w:t>n</w:t>
      </w:r>
      <w:r>
        <w:t xml:space="preserve"> entregarse </w:t>
      </w:r>
      <w:r w:rsidR="00DF0487">
        <w:t>manuales ilustrados de uso de los panel</w:t>
      </w:r>
      <w:r w:rsidR="00E80E5C">
        <w:t>es</w:t>
      </w:r>
      <w:r w:rsidR="00DF0487">
        <w:t xml:space="preserve"> y de paso a paso en caso de necesidad de ajustes de </w:t>
      </w:r>
      <w:proofErr w:type="gramStart"/>
      <w:r w:rsidR="00DF0487">
        <w:t>los mismos</w:t>
      </w:r>
      <w:proofErr w:type="gramEnd"/>
      <w:r w:rsidR="00781735">
        <w:t>.</w:t>
      </w:r>
    </w:p>
    <w:p w14:paraId="214CA719" w14:textId="14E7D4C9" w:rsidR="00425E78" w:rsidRDefault="00E45005">
      <w:pPr>
        <w:spacing w:after="100"/>
        <w:rPr>
          <w:b/>
          <w:bCs/>
        </w:rPr>
      </w:pPr>
      <w:r w:rsidRPr="00E45005">
        <w:rPr>
          <w:b/>
          <w:bCs/>
        </w:rPr>
        <w:t>Productos:</w:t>
      </w:r>
    </w:p>
    <w:p w14:paraId="12103B90" w14:textId="26CFF0CD" w:rsidR="00E45005" w:rsidRPr="00F7674F" w:rsidRDefault="00757F90" w:rsidP="00F7674F">
      <w:pPr>
        <w:numPr>
          <w:ilvl w:val="0"/>
          <w:numId w:val="18"/>
        </w:numPr>
        <w:spacing w:before="120" w:after="120"/>
        <w:jc w:val="both"/>
      </w:pPr>
      <w:r w:rsidRPr="00F7674F">
        <w:t>Paneles de visualización automatizados (1 por instrumento)</w:t>
      </w:r>
    </w:p>
    <w:p w14:paraId="7C6E86DD" w14:textId="029FCB9D" w:rsidR="00757F90" w:rsidRPr="00F7674F" w:rsidRDefault="00E871DE" w:rsidP="00F7674F">
      <w:pPr>
        <w:numPr>
          <w:ilvl w:val="0"/>
          <w:numId w:val="18"/>
        </w:numPr>
        <w:spacing w:before="120" w:after="120"/>
        <w:jc w:val="both"/>
      </w:pPr>
      <w:r w:rsidRPr="00F7674F">
        <w:t>Manuales de uso (1 por instrumento)</w:t>
      </w:r>
    </w:p>
    <w:p w14:paraId="5CD385D4" w14:textId="0726999C" w:rsidR="00A5664C" w:rsidRPr="00D34450" w:rsidRDefault="006F4F2F" w:rsidP="00A5664C">
      <w:pPr>
        <w:numPr>
          <w:ilvl w:val="0"/>
          <w:numId w:val="18"/>
        </w:numPr>
        <w:spacing w:before="120" w:after="120"/>
        <w:jc w:val="both"/>
      </w:pPr>
      <w:r>
        <w:t>Capacitaciones</w:t>
      </w:r>
      <w:r w:rsidR="00A5664C" w:rsidRPr="00D34450">
        <w:t xml:space="preserve"> dirigidas a los usuarios definidos por el Servicio</w:t>
      </w:r>
      <w:r>
        <w:t xml:space="preserve"> (1 por instrumento)</w:t>
      </w:r>
      <w:r w:rsidR="00A5664C" w:rsidRPr="00D34450">
        <w:t>.</w:t>
      </w:r>
    </w:p>
    <w:p w14:paraId="39C1F241" w14:textId="77777777" w:rsidR="00A5664C" w:rsidRPr="00D34450" w:rsidRDefault="00A5664C" w:rsidP="00A5664C">
      <w:pPr>
        <w:numPr>
          <w:ilvl w:val="0"/>
          <w:numId w:val="18"/>
        </w:numPr>
        <w:spacing w:before="120" w:after="120"/>
        <w:jc w:val="both"/>
      </w:pPr>
      <w:r w:rsidRPr="00D34450">
        <w:t>Grabación de las capacitaciones y entrega de cápsulas temáticas, organizadas según las principales funcionalidades del instrumento.</w:t>
      </w:r>
    </w:p>
    <w:p w14:paraId="771F189E" w14:textId="2C25CAF1" w:rsidR="003915C3" w:rsidRDefault="00CB3A31">
      <w:pPr>
        <w:spacing w:before="240" w:after="100"/>
      </w:pPr>
      <w:r>
        <w:rPr>
          <w:b/>
          <w:color w:val="1F395D"/>
          <w:sz w:val="22"/>
        </w:rPr>
        <w:t xml:space="preserve">2.5. Componente 5: </w:t>
      </w:r>
      <w:r w:rsidR="00A21711">
        <w:rPr>
          <w:b/>
          <w:color w:val="1F395D"/>
          <w:sz w:val="22"/>
        </w:rPr>
        <w:t>Comparabilidad</w:t>
      </w:r>
      <w:r>
        <w:rPr>
          <w:b/>
          <w:color w:val="1F395D"/>
          <w:sz w:val="22"/>
        </w:rPr>
        <w:t>, indicadores comunes y panel integrado UEFAA–FAE</w:t>
      </w:r>
    </w:p>
    <w:p w14:paraId="72B65B31" w14:textId="269A6F63" w:rsidR="005A3927" w:rsidRDefault="00CB3A31" w:rsidP="00CD4515">
      <w:pPr>
        <w:keepNext/>
        <w:jc w:val="both"/>
      </w:pPr>
      <w:r>
        <w:t xml:space="preserve">Una vez aprobados los desarrollos diferenciados, </w:t>
      </w:r>
      <w:r w:rsidR="005A3927">
        <w:t>la consultora deberá comparar ambos productos, identificando</w:t>
      </w:r>
      <w:r w:rsidR="005A3927" w:rsidRPr="00E928FC">
        <w:t xml:space="preserve"> campos comunes, </w:t>
      </w:r>
      <w:r w:rsidR="00783C31">
        <w:t xml:space="preserve">definiciones comparables, </w:t>
      </w:r>
      <w:r w:rsidR="005A3927" w:rsidRPr="00E928FC">
        <w:t>diferencias conceptuales y operativas, duplicidades, brechas de información y posibilidades de interoperabilidad o cruce de datos entre ambos instrumentos</w:t>
      </w:r>
      <w:r w:rsidR="00783C31">
        <w:t>. Además, d</w:t>
      </w:r>
      <w:r w:rsidR="00A52549">
        <w:t>e</w:t>
      </w:r>
      <w:r w:rsidR="00783C31">
        <w:t>berá</w:t>
      </w:r>
      <w:r w:rsidR="00223675">
        <w:t xml:space="preserve"> </w:t>
      </w:r>
      <w:r w:rsidR="00A52549" w:rsidRPr="00E928FC">
        <w:t xml:space="preserve">proponer criterios de homologación que permitan fortalecer la trazabilidad del circuito </w:t>
      </w:r>
      <w:r w:rsidR="00A52549">
        <w:t xml:space="preserve">y </w:t>
      </w:r>
      <w:r w:rsidR="00223675">
        <w:t>documentar correspondencias y brechas entre instrumentos; establecer reglas de vinculación, protección de datos y prevención del doble conteo. Las diferencias conceptuales y de responsabilidad entre UEFAA y FAE deberán permanecer explícitas</w:t>
      </w:r>
      <w:r w:rsidR="005A3927" w:rsidRPr="00E928FC">
        <w:t>, resguardando las funciones y responsabilidades propias de cada actor.</w:t>
      </w:r>
    </w:p>
    <w:p w14:paraId="4B04D0C3" w14:textId="5C55036D" w:rsidR="003915C3" w:rsidRDefault="00A52549" w:rsidP="00F7674F">
      <w:pPr>
        <w:keepNext/>
        <w:spacing w:before="240"/>
        <w:jc w:val="both"/>
      </w:pPr>
      <w:r>
        <w:t>Luego de esta revisión, la consultora deberá d</w:t>
      </w:r>
      <w:r w:rsidR="00CB3A31">
        <w:t>iseñar indicadores transversales técnicamente factibles</w:t>
      </w:r>
      <w:r>
        <w:t xml:space="preserve"> y c</w:t>
      </w:r>
      <w:r w:rsidR="00CB3A31">
        <w:t>onstruir un panel integrado con filtros territoriales y temporales, vistas agregadas, alertas y trazabilidad entre procesos, sin reemplazar los paneles individuales.</w:t>
      </w:r>
    </w:p>
    <w:p w14:paraId="2CED9AF7" w14:textId="4E21BBDD" w:rsidR="00F7674F" w:rsidRPr="007F40A0" w:rsidRDefault="00F7674F" w:rsidP="00F7674F">
      <w:pPr>
        <w:keepNext/>
        <w:spacing w:before="240"/>
        <w:jc w:val="both"/>
        <w:rPr>
          <w:b/>
          <w:bCs/>
        </w:rPr>
      </w:pPr>
      <w:r w:rsidRPr="007F40A0">
        <w:rPr>
          <w:b/>
          <w:bCs/>
        </w:rPr>
        <w:t>Productos:</w:t>
      </w:r>
    </w:p>
    <w:p w14:paraId="603D3621" w14:textId="11C2A832" w:rsidR="006F4F2F" w:rsidRDefault="006F4F2F" w:rsidP="007F40A0">
      <w:pPr>
        <w:numPr>
          <w:ilvl w:val="0"/>
          <w:numId w:val="18"/>
        </w:numPr>
        <w:spacing w:before="120" w:after="120"/>
        <w:jc w:val="both"/>
      </w:pPr>
      <w:r>
        <w:t>Informe de sistematización de</w:t>
      </w:r>
      <w:r w:rsidR="007F40A0">
        <w:t xml:space="preserve"> comparabilidad entre instrumento e indicadores comunes</w:t>
      </w:r>
      <w:r w:rsidR="00D350E3">
        <w:t>.</w:t>
      </w:r>
    </w:p>
    <w:p w14:paraId="133C1B7F" w14:textId="527BC731" w:rsidR="00F7674F" w:rsidRDefault="006F4F2F" w:rsidP="007F40A0">
      <w:pPr>
        <w:numPr>
          <w:ilvl w:val="0"/>
          <w:numId w:val="18"/>
        </w:numPr>
        <w:spacing w:before="120" w:after="120"/>
        <w:jc w:val="both"/>
      </w:pPr>
      <w:r>
        <w:t>Panel único de visualización</w:t>
      </w:r>
      <w:r w:rsidR="00D350E3">
        <w:t>.</w:t>
      </w:r>
    </w:p>
    <w:p w14:paraId="046F4FD2" w14:textId="2ECDC9D9" w:rsidR="00FD5903" w:rsidRDefault="00FD5903" w:rsidP="00FD5903">
      <w:pPr>
        <w:spacing w:before="240"/>
        <w:jc w:val="both"/>
      </w:pPr>
      <w:r>
        <w:t>Para efectos de este proceso, e</w:t>
      </w:r>
      <w:r w:rsidRPr="00D34450">
        <w:t xml:space="preserve">l proveedor deberá mantener estricta reserva y confidencialidad respecto de todos los antecedentes, bases de datos e información a los que acceda con ocasión de la prestación del servicio, especialmente aquella que contenga datos personales o permita identificar directa o indirectamente a una persona natural, de conformidad con la Ley N.º 19.628 sobre Protección de la Vida Privada y la Ley N.º 20.285 sobre Acceso a la Información Pública. </w:t>
      </w:r>
    </w:p>
    <w:p w14:paraId="3D55CC09" w14:textId="77777777" w:rsidR="00FD5903" w:rsidRDefault="00FD5903" w:rsidP="00FD5903">
      <w:pPr>
        <w:spacing w:before="240"/>
        <w:jc w:val="both"/>
      </w:pPr>
      <w:r w:rsidRPr="00D34450">
        <w:t xml:space="preserve">La información deberá utilizarse exclusivamente para el cumplimiento de los productos contratados, quedando prohibido su acceso, uso, comunicación, reproducción, almacenamiento o tratamiento para fines distintos o por personas no autorizadas. </w:t>
      </w:r>
    </w:p>
    <w:p w14:paraId="1F813735" w14:textId="77777777" w:rsidR="00FD5903" w:rsidRDefault="00FD5903" w:rsidP="00FD5903">
      <w:pPr>
        <w:spacing w:before="240"/>
        <w:jc w:val="both"/>
      </w:pPr>
      <w:r w:rsidRPr="008B1A9F">
        <w:t xml:space="preserve">El proveedor solo podrá conservar la información durante el tiempo estrictamente necesario para la ejecución del servicio y la resolución de las observaciones formuladas por la contraparte técnica, de conformidad con la normativa vigente sobre protección y tratamiento de datos personales. En todo caso, deberá eliminarla de manera </w:t>
      </w:r>
      <w:r w:rsidRPr="008B1A9F">
        <w:lastRenderedPageBreak/>
        <w:t>segura e irreversible, junto con todas sus copias, respaldos y archivos temporales, dentro del plazo máximo de 90 días corridos contado desde la recepción conforme del producto final, o antes si ya no resulta necesaria para el cumplimiento de las obligaciones contractuales. Cumplido dicho proceso, deberá entregar al Servicio una declaración o certificado que identifique la información eliminada, la fecha y el mecanismo utilizado, sin perjuicio del cumplimiento de las demás obligaciones establecidas en la normativa vigente.</w:t>
      </w:r>
    </w:p>
    <w:p w14:paraId="3B2FC019" w14:textId="77777777" w:rsidR="00FD5903" w:rsidRDefault="00FD5903" w:rsidP="00FD5903">
      <w:pPr>
        <w:spacing w:after="60"/>
      </w:pPr>
    </w:p>
    <w:p w14:paraId="5A8E926B" w14:textId="77777777" w:rsidR="003915C3" w:rsidRDefault="00CB3A31">
      <w:pPr>
        <w:spacing w:before="240" w:after="100"/>
      </w:pPr>
      <w:r>
        <w:rPr>
          <w:b/>
          <w:color w:val="1F395D"/>
          <w:sz w:val="22"/>
        </w:rPr>
        <w:t>2.6. Cronograma referencial de entregables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32"/>
      </w:tblGrid>
      <w:tr w:rsidR="00A108EA" w:rsidRPr="00913820" w14:paraId="6B31293C" w14:textId="77777777" w:rsidTr="00F26ED4">
        <w:tc>
          <w:tcPr>
            <w:tcW w:w="1100" w:type="pct"/>
            <w:shd w:val="clear" w:color="auto" w:fill="1F3864"/>
            <w:tcMar>
              <w:top w:w="80" w:type="dxa"/>
              <w:left w:w="100" w:type="dxa"/>
              <w:bottom w:w="80" w:type="dxa"/>
              <w:right w:w="100" w:type="dxa"/>
            </w:tcMar>
            <w:vAlign w:val="center"/>
          </w:tcPr>
          <w:p w14:paraId="2AEC108D" w14:textId="77777777" w:rsidR="00A108EA" w:rsidRPr="00913820" w:rsidRDefault="00A108EA" w:rsidP="00F26ED4">
            <w:pPr>
              <w:rPr>
                <w:rFonts w:cs="Arial"/>
              </w:rPr>
            </w:pPr>
            <w:r w:rsidRPr="00913820">
              <w:rPr>
                <w:rFonts w:eastAsia="Calibri" w:cs="Arial"/>
                <w:b/>
                <w:bCs/>
                <w:color w:val="FFFFFF"/>
              </w:rPr>
              <w:t>Plazo referencial</w:t>
            </w:r>
          </w:p>
        </w:tc>
        <w:tc>
          <w:tcPr>
            <w:tcW w:w="3900" w:type="pct"/>
            <w:shd w:val="clear" w:color="auto" w:fill="1F3864"/>
            <w:tcMar>
              <w:top w:w="80" w:type="dxa"/>
              <w:left w:w="100" w:type="dxa"/>
              <w:bottom w:w="80" w:type="dxa"/>
              <w:right w:w="100" w:type="dxa"/>
            </w:tcMar>
          </w:tcPr>
          <w:p w14:paraId="3D43C033" w14:textId="77777777" w:rsidR="00A108EA" w:rsidRPr="00913820" w:rsidRDefault="00A108EA" w:rsidP="00F26ED4">
            <w:pPr>
              <w:rPr>
                <w:rFonts w:cs="Arial"/>
              </w:rPr>
            </w:pPr>
            <w:r w:rsidRPr="00913820">
              <w:rPr>
                <w:rFonts w:eastAsia="Calibri" w:cs="Arial"/>
                <w:b/>
                <w:bCs/>
                <w:color w:val="FFFFFF"/>
              </w:rPr>
              <w:t>Hito / Actividad principal</w:t>
            </w:r>
          </w:p>
        </w:tc>
      </w:tr>
      <w:tr w:rsidR="00A108EA" w:rsidRPr="00913820" w14:paraId="14468A42" w14:textId="77777777" w:rsidTr="00F26ED4">
        <w:tc>
          <w:tcPr>
            <w:tcW w:w="1100" w:type="pct"/>
            <w:tcMar>
              <w:top w:w="80" w:type="dxa"/>
              <w:left w:w="100" w:type="dxa"/>
              <w:bottom w:w="80" w:type="dxa"/>
              <w:right w:w="100" w:type="dxa"/>
            </w:tcMar>
            <w:vAlign w:val="center"/>
          </w:tcPr>
          <w:p w14:paraId="5807D24A" w14:textId="77777777" w:rsidR="00A108EA" w:rsidRPr="00913820" w:rsidRDefault="00A108EA" w:rsidP="00F26ED4">
            <w:pPr>
              <w:rPr>
                <w:rFonts w:cs="Arial"/>
              </w:rPr>
            </w:pPr>
            <w:r w:rsidRPr="00913820">
              <w:rPr>
                <w:rFonts w:eastAsia="Calibri" w:cs="Arial"/>
                <w:color w:val="000000"/>
              </w:rPr>
              <w:t>Semana 1</w:t>
            </w:r>
          </w:p>
        </w:tc>
        <w:tc>
          <w:tcPr>
            <w:tcW w:w="3900" w:type="pct"/>
            <w:tcMar>
              <w:top w:w="80" w:type="dxa"/>
              <w:left w:w="100" w:type="dxa"/>
              <w:bottom w:w="80" w:type="dxa"/>
              <w:right w:w="100" w:type="dxa"/>
            </w:tcMar>
          </w:tcPr>
          <w:p w14:paraId="3F1B4583" w14:textId="0AAF8DC7" w:rsidR="00A108EA" w:rsidRPr="00913820" w:rsidRDefault="00A108EA" w:rsidP="00F26ED4">
            <w:pPr>
              <w:rPr>
                <w:rFonts w:cs="Arial"/>
              </w:rPr>
            </w:pPr>
            <w:r w:rsidRPr="00913820">
              <w:rPr>
                <w:rFonts w:eastAsia="Calibri" w:cs="Arial"/>
                <w:color w:val="000000"/>
              </w:rPr>
              <w:t>Reunión de inicio con contraparte</w:t>
            </w:r>
            <w:r w:rsidR="00D350E3">
              <w:rPr>
                <w:rFonts w:eastAsia="Calibri" w:cs="Arial"/>
                <w:color w:val="000000"/>
              </w:rPr>
              <w:t>s</w:t>
            </w:r>
            <w:r w:rsidRPr="00913820">
              <w:rPr>
                <w:rFonts w:eastAsia="Calibri" w:cs="Arial"/>
                <w:color w:val="000000"/>
              </w:rPr>
              <w:t xml:space="preserve"> técnica</w:t>
            </w:r>
            <w:r w:rsidR="00D350E3">
              <w:rPr>
                <w:rFonts w:eastAsia="Calibri" w:cs="Arial"/>
                <w:color w:val="000000"/>
              </w:rPr>
              <w:t>s</w:t>
            </w:r>
            <w:r w:rsidRPr="00913820">
              <w:rPr>
                <w:rFonts w:eastAsia="Calibri" w:cs="Arial"/>
                <w:color w:val="000000"/>
              </w:rPr>
              <w:t xml:space="preserve">. </w:t>
            </w:r>
            <w:r w:rsidR="009E2E58">
              <w:rPr>
                <w:rFonts w:eastAsia="Calibri" w:cs="Arial"/>
                <w:color w:val="000000"/>
              </w:rPr>
              <w:t>Diagnóstico técnico y funcional de los instrumentos.</w:t>
            </w:r>
          </w:p>
        </w:tc>
      </w:tr>
      <w:tr w:rsidR="00A108EA" w:rsidRPr="00913820" w14:paraId="6048D3DE" w14:textId="77777777" w:rsidTr="00F26ED4">
        <w:tc>
          <w:tcPr>
            <w:tcW w:w="1100" w:type="pct"/>
            <w:tcMar>
              <w:top w:w="80" w:type="dxa"/>
              <w:left w:w="100" w:type="dxa"/>
              <w:bottom w:w="80" w:type="dxa"/>
              <w:right w:w="100" w:type="dxa"/>
            </w:tcMar>
            <w:vAlign w:val="center"/>
          </w:tcPr>
          <w:p w14:paraId="7132CD61" w14:textId="77777777" w:rsidR="00A108EA" w:rsidRPr="00913820" w:rsidRDefault="00A108EA" w:rsidP="00F26ED4">
            <w:pPr>
              <w:rPr>
                <w:rFonts w:cs="Arial"/>
              </w:rPr>
            </w:pPr>
            <w:r w:rsidRPr="00913820">
              <w:rPr>
                <w:rFonts w:eastAsia="Calibri" w:cs="Arial"/>
                <w:color w:val="000000"/>
              </w:rPr>
              <w:t>Semana 2</w:t>
            </w:r>
          </w:p>
        </w:tc>
        <w:tc>
          <w:tcPr>
            <w:tcW w:w="3900" w:type="pct"/>
            <w:tcMar>
              <w:top w:w="80" w:type="dxa"/>
              <w:left w:w="100" w:type="dxa"/>
              <w:bottom w:w="80" w:type="dxa"/>
              <w:right w:w="100" w:type="dxa"/>
            </w:tcMar>
          </w:tcPr>
          <w:p w14:paraId="44FE0669" w14:textId="6CD84031" w:rsidR="00A108EA" w:rsidRPr="00913820" w:rsidRDefault="009E2E58" w:rsidP="00F26ED4">
            <w:pPr>
              <w:rPr>
                <w:rFonts w:cs="Arial"/>
              </w:rPr>
            </w:pPr>
            <w:r>
              <w:rPr>
                <w:rFonts w:eastAsia="Calibri" w:cs="Arial"/>
                <w:color w:val="000000"/>
              </w:rPr>
              <w:t>Diagnóstico técnico y funcional de los instrumentos. Proceso de consulta cualitativa y cuantitativa a nivel nacional y regional.</w:t>
            </w:r>
          </w:p>
        </w:tc>
      </w:tr>
      <w:tr w:rsidR="00A108EA" w:rsidRPr="00913820" w14:paraId="249C5A83" w14:textId="77777777" w:rsidTr="00F26ED4">
        <w:tc>
          <w:tcPr>
            <w:tcW w:w="1100" w:type="pct"/>
            <w:tcMar>
              <w:top w:w="80" w:type="dxa"/>
              <w:left w:w="100" w:type="dxa"/>
              <w:bottom w:w="80" w:type="dxa"/>
              <w:right w:w="100" w:type="dxa"/>
            </w:tcMar>
            <w:vAlign w:val="center"/>
          </w:tcPr>
          <w:p w14:paraId="64F4D0CD" w14:textId="77777777" w:rsidR="00A108EA" w:rsidRPr="00913820" w:rsidRDefault="00A108EA" w:rsidP="00F26ED4">
            <w:pPr>
              <w:rPr>
                <w:rFonts w:cs="Arial"/>
              </w:rPr>
            </w:pPr>
            <w:r w:rsidRPr="00913820">
              <w:rPr>
                <w:rFonts w:eastAsia="Calibri" w:cs="Arial"/>
                <w:color w:val="000000"/>
              </w:rPr>
              <w:t>Semana 3</w:t>
            </w:r>
          </w:p>
        </w:tc>
        <w:tc>
          <w:tcPr>
            <w:tcW w:w="3900" w:type="pct"/>
            <w:tcMar>
              <w:top w:w="80" w:type="dxa"/>
              <w:left w:w="100" w:type="dxa"/>
              <w:bottom w:w="80" w:type="dxa"/>
              <w:right w:w="100" w:type="dxa"/>
            </w:tcMar>
          </w:tcPr>
          <w:p w14:paraId="1EFB2A8E" w14:textId="07D0A8ED" w:rsidR="00A108EA" w:rsidRPr="00913820" w:rsidRDefault="009E2E58" w:rsidP="00F26ED4">
            <w:pPr>
              <w:rPr>
                <w:rFonts w:cs="Arial"/>
              </w:rPr>
            </w:pPr>
            <w:r>
              <w:rPr>
                <w:rFonts w:eastAsia="Calibri" w:cs="Arial"/>
                <w:color w:val="000000"/>
              </w:rPr>
              <w:t>Diagnóstico técnico y funcional de los instrumentos. Proceso de consulta cualitativa y cuantitativa a nivel nacional y regional. Entrega Productos componente 1.</w:t>
            </w:r>
          </w:p>
        </w:tc>
      </w:tr>
      <w:tr w:rsidR="00A108EA" w:rsidRPr="00913820" w14:paraId="41460C9A" w14:textId="77777777" w:rsidTr="00F26ED4">
        <w:tc>
          <w:tcPr>
            <w:tcW w:w="1100" w:type="pct"/>
            <w:tcMar>
              <w:top w:w="80" w:type="dxa"/>
              <w:left w:w="100" w:type="dxa"/>
              <w:bottom w:w="80" w:type="dxa"/>
              <w:right w:w="100" w:type="dxa"/>
            </w:tcMar>
            <w:vAlign w:val="center"/>
          </w:tcPr>
          <w:p w14:paraId="1D490DA9" w14:textId="77777777" w:rsidR="00A108EA" w:rsidRPr="00913820" w:rsidRDefault="00A108EA" w:rsidP="00F26ED4">
            <w:pPr>
              <w:rPr>
                <w:rFonts w:cs="Arial"/>
              </w:rPr>
            </w:pPr>
            <w:r>
              <w:rPr>
                <w:rFonts w:cs="Arial"/>
              </w:rPr>
              <w:t>Semana 4</w:t>
            </w:r>
          </w:p>
        </w:tc>
        <w:tc>
          <w:tcPr>
            <w:tcW w:w="3900" w:type="pct"/>
            <w:tcMar>
              <w:top w:w="80" w:type="dxa"/>
              <w:left w:w="100" w:type="dxa"/>
              <w:bottom w:w="80" w:type="dxa"/>
              <w:right w:w="100" w:type="dxa"/>
            </w:tcMar>
          </w:tcPr>
          <w:p w14:paraId="169DDD78" w14:textId="687B7F46" w:rsidR="00A108EA" w:rsidRPr="00913820" w:rsidRDefault="009E2E58" w:rsidP="00F26ED4">
            <w:pPr>
              <w:rPr>
                <w:rFonts w:cs="Arial"/>
              </w:rPr>
            </w:pPr>
            <w:r>
              <w:rPr>
                <w:rFonts w:eastAsia="Calibri" w:cs="Arial"/>
                <w:color w:val="000000"/>
              </w:rPr>
              <w:t>Optimización de los Instrumentos.</w:t>
            </w:r>
            <w:r w:rsidR="00E56732">
              <w:rPr>
                <w:rFonts w:eastAsia="Calibri" w:cs="Arial"/>
                <w:color w:val="000000"/>
              </w:rPr>
              <w:t xml:space="preserve"> Entrega Productos componente 2.</w:t>
            </w:r>
          </w:p>
        </w:tc>
      </w:tr>
      <w:tr w:rsidR="00A108EA" w:rsidRPr="00913820" w14:paraId="1CDCFB83" w14:textId="77777777" w:rsidTr="00F26ED4">
        <w:tc>
          <w:tcPr>
            <w:tcW w:w="1100" w:type="pct"/>
            <w:tcMar>
              <w:top w:w="80" w:type="dxa"/>
              <w:left w:w="100" w:type="dxa"/>
              <w:bottom w:w="80" w:type="dxa"/>
              <w:right w:w="100" w:type="dxa"/>
            </w:tcMar>
            <w:vAlign w:val="center"/>
          </w:tcPr>
          <w:p w14:paraId="375E38C7" w14:textId="77777777" w:rsidR="00A108EA" w:rsidRPr="00913820" w:rsidRDefault="00A108EA" w:rsidP="00F26ED4">
            <w:pPr>
              <w:rPr>
                <w:rFonts w:eastAsia="Calibri" w:cs="Arial"/>
                <w:color w:val="000000"/>
              </w:rPr>
            </w:pPr>
            <w:r>
              <w:rPr>
                <w:rFonts w:eastAsia="Calibri" w:cs="Arial"/>
                <w:color w:val="000000"/>
              </w:rPr>
              <w:t>Semana 5</w:t>
            </w:r>
          </w:p>
        </w:tc>
        <w:tc>
          <w:tcPr>
            <w:tcW w:w="3900" w:type="pct"/>
            <w:tcMar>
              <w:top w:w="80" w:type="dxa"/>
              <w:left w:w="100" w:type="dxa"/>
              <w:bottom w:w="80" w:type="dxa"/>
              <w:right w:w="100" w:type="dxa"/>
            </w:tcMar>
          </w:tcPr>
          <w:p w14:paraId="34B4F30D" w14:textId="0C66BE78" w:rsidR="00A108EA" w:rsidRPr="00913820" w:rsidRDefault="0049393E" w:rsidP="00F26ED4">
            <w:pPr>
              <w:rPr>
                <w:rFonts w:eastAsia="Calibri" w:cs="Arial"/>
                <w:color w:val="000000"/>
              </w:rPr>
            </w:pPr>
            <w:r>
              <w:rPr>
                <w:rFonts w:eastAsia="Calibri" w:cs="Arial"/>
                <w:color w:val="000000"/>
              </w:rPr>
              <w:t>Indicadores de Seguimiento</w:t>
            </w:r>
            <w:r w:rsidR="00E56732">
              <w:rPr>
                <w:rFonts w:eastAsia="Calibri" w:cs="Arial"/>
                <w:color w:val="000000"/>
              </w:rPr>
              <w:t>. Entrega Productos componente 3.</w:t>
            </w:r>
          </w:p>
        </w:tc>
      </w:tr>
      <w:tr w:rsidR="00A108EA" w:rsidRPr="00913820" w14:paraId="5AC68C53" w14:textId="77777777" w:rsidTr="00F26ED4">
        <w:tc>
          <w:tcPr>
            <w:tcW w:w="1100" w:type="pct"/>
            <w:tcMar>
              <w:top w:w="80" w:type="dxa"/>
              <w:left w:w="100" w:type="dxa"/>
              <w:bottom w:w="80" w:type="dxa"/>
              <w:right w:w="100" w:type="dxa"/>
            </w:tcMar>
            <w:vAlign w:val="center"/>
          </w:tcPr>
          <w:p w14:paraId="64A9967F" w14:textId="77777777" w:rsidR="00A108EA" w:rsidRPr="00913820" w:rsidRDefault="00A108EA" w:rsidP="00F26ED4">
            <w:pPr>
              <w:rPr>
                <w:rFonts w:cs="Arial"/>
              </w:rPr>
            </w:pPr>
            <w:r w:rsidRPr="00913820">
              <w:rPr>
                <w:rFonts w:eastAsia="Calibri" w:cs="Arial"/>
                <w:color w:val="000000"/>
              </w:rPr>
              <w:t>Semana 6</w:t>
            </w:r>
          </w:p>
        </w:tc>
        <w:tc>
          <w:tcPr>
            <w:tcW w:w="3900" w:type="pct"/>
            <w:tcMar>
              <w:top w:w="80" w:type="dxa"/>
              <w:left w:w="100" w:type="dxa"/>
              <w:bottom w:w="80" w:type="dxa"/>
              <w:right w:w="100" w:type="dxa"/>
            </w:tcMar>
          </w:tcPr>
          <w:p w14:paraId="58FF7208" w14:textId="2C22DEA7" w:rsidR="00A108EA" w:rsidRPr="00913820" w:rsidRDefault="0049393E" w:rsidP="00F26ED4">
            <w:pPr>
              <w:rPr>
                <w:rFonts w:cs="Arial"/>
              </w:rPr>
            </w:pPr>
            <w:r>
              <w:rPr>
                <w:rFonts w:eastAsia="Calibri" w:cs="Arial"/>
                <w:color w:val="000000"/>
              </w:rPr>
              <w:t>Paneles de visualización automatizados (1 por cada instrumento y 1 integrado).</w:t>
            </w:r>
          </w:p>
        </w:tc>
      </w:tr>
      <w:tr w:rsidR="00A108EA" w:rsidRPr="00913820" w14:paraId="3219FFBA" w14:textId="77777777" w:rsidTr="00F26ED4">
        <w:tc>
          <w:tcPr>
            <w:tcW w:w="1100" w:type="pct"/>
            <w:tcMar>
              <w:top w:w="80" w:type="dxa"/>
              <w:left w:w="100" w:type="dxa"/>
              <w:bottom w:w="80" w:type="dxa"/>
              <w:right w:w="100" w:type="dxa"/>
            </w:tcMar>
            <w:vAlign w:val="center"/>
          </w:tcPr>
          <w:p w14:paraId="0E0229D1" w14:textId="77777777" w:rsidR="00A108EA" w:rsidRPr="00913820" w:rsidRDefault="00A108EA" w:rsidP="00F26ED4">
            <w:pPr>
              <w:rPr>
                <w:rFonts w:cs="Arial"/>
              </w:rPr>
            </w:pPr>
            <w:r w:rsidRPr="00913820">
              <w:rPr>
                <w:rFonts w:eastAsia="Calibri" w:cs="Arial"/>
                <w:color w:val="000000"/>
              </w:rPr>
              <w:t>Semana 7</w:t>
            </w:r>
          </w:p>
        </w:tc>
        <w:tc>
          <w:tcPr>
            <w:tcW w:w="3900" w:type="pct"/>
            <w:tcMar>
              <w:top w:w="80" w:type="dxa"/>
              <w:left w:w="100" w:type="dxa"/>
              <w:bottom w:w="80" w:type="dxa"/>
              <w:right w:w="100" w:type="dxa"/>
            </w:tcMar>
          </w:tcPr>
          <w:p w14:paraId="040AEC5B" w14:textId="09079E39" w:rsidR="00A108EA" w:rsidRPr="00913820" w:rsidRDefault="0049393E" w:rsidP="00F26ED4">
            <w:pPr>
              <w:rPr>
                <w:rFonts w:cs="Arial"/>
              </w:rPr>
            </w:pPr>
            <w:r>
              <w:rPr>
                <w:rFonts w:eastAsia="Calibri" w:cs="Arial"/>
                <w:color w:val="000000"/>
              </w:rPr>
              <w:t>Paneles de visualización automatizados (1 por cada instrumento y 1 integrado).</w:t>
            </w:r>
            <w:r w:rsidR="00E56732">
              <w:rPr>
                <w:rFonts w:eastAsia="Calibri" w:cs="Arial"/>
                <w:color w:val="000000"/>
              </w:rPr>
              <w:t xml:space="preserve"> Entrega Productos componentes 4 y 5.</w:t>
            </w:r>
          </w:p>
        </w:tc>
      </w:tr>
      <w:tr w:rsidR="00A108EA" w:rsidRPr="00913820" w14:paraId="72FF65ED" w14:textId="77777777" w:rsidTr="00F26ED4">
        <w:tc>
          <w:tcPr>
            <w:tcW w:w="1100" w:type="pct"/>
            <w:tcMar>
              <w:top w:w="80" w:type="dxa"/>
              <w:left w:w="100" w:type="dxa"/>
              <w:bottom w:w="80" w:type="dxa"/>
              <w:right w:w="100" w:type="dxa"/>
            </w:tcMar>
            <w:vAlign w:val="center"/>
          </w:tcPr>
          <w:p w14:paraId="2A7463E7" w14:textId="77777777" w:rsidR="00A108EA" w:rsidRPr="00913820" w:rsidRDefault="00A108EA" w:rsidP="00F26ED4">
            <w:pPr>
              <w:rPr>
                <w:rFonts w:cs="Arial"/>
              </w:rPr>
            </w:pPr>
            <w:r w:rsidRPr="00913820">
              <w:rPr>
                <w:rFonts w:eastAsia="Calibri" w:cs="Arial"/>
                <w:color w:val="000000"/>
              </w:rPr>
              <w:t>Semana 8 (cierre)</w:t>
            </w:r>
          </w:p>
        </w:tc>
        <w:tc>
          <w:tcPr>
            <w:tcW w:w="3900" w:type="pct"/>
            <w:tcMar>
              <w:top w:w="80" w:type="dxa"/>
              <w:left w:w="100" w:type="dxa"/>
              <w:bottom w:w="80" w:type="dxa"/>
              <w:right w:w="100" w:type="dxa"/>
            </w:tcMar>
          </w:tcPr>
          <w:p w14:paraId="2642FD62" w14:textId="09955F9A" w:rsidR="00A108EA" w:rsidRPr="007D375B" w:rsidRDefault="0049393E" w:rsidP="00F26ED4">
            <w:pPr>
              <w:rPr>
                <w:rFonts w:eastAsia="Calibri" w:cs="Arial"/>
                <w:color w:val="000000"/>
              </w:rPr>
            </w:pPr>
            <w:r>
              <w:rPr>
                <w:rFonts w:eastAsia="Calibri" w:cs="Arial"/>
                <w:color w:val="000000"/>
              </w:rPr>
              <w:t>Capacitaciones</w:t>
            </w:r>
            <w:r w:rsidR="00E56732">
              <w:rPr>
                <w:rFonts w:eastAsia="Calibri" w:cs="Arial"/>
                <w:color w:val="000000"/>
              </w:rPr>
              <w:t xml:space="preserve">. Entrega productos componente </w:t>
            </w:r>
            <w:r w:rsidR="006D7147">
              <w:rPr>
                <w:rFonts w:eastAsia="Calibri" w:cs="Arial"/>
                <w:color w:val="000000"/>
              </w:rPr>
              <w:t>4 y 5.</w:t>
            </w:r>
          </w:p>
        </w:tc>
      </w:tr>
    </w:tbl>
    <w:p w14:paraId="44824AAF" w14:textId="6ACB6BCD" w:rsidR="003915C3" w:rsidRDefault="00CB3A31">
      <w:pPr>
        <w:spacing w:before="240" w:after="100"/>
        <w:rPr>
          <w:b/>
          <w:color w:val="1F395D"/>
          <w:sz w:val="22"/>
        </w:rPr>
      </w:pPr>
      <w:r>
        <w:rPr>
          <w:b/>
          <w:color w:val="1F395D"/>
          <w:sz w:val="22"/>
        </w:rPr>
        <w:t>3. ANTECEDENTES Y/O REQUISITOS SOLICITADOS</w:t>
      </w:r>
    </w:p>
    <w:p w14:paraId="0CAA606E" w14:textId="77777777" w:rsidR="00E80E5C" w:rsidRPr="00913820" w:rsidRDefault="00E80E5C" w:rsidP="00E80E5C">
      <w:pPr>
        <w:spacing w:after="150"/>
        <w:rPr>
          <w:rFonts w:cs="Arial"/>
        </w:rPr>
      </w:pPr>
      <w:r w:rsidRPr="00913820">
        <w:rPr>
          <w:rFonts w:eastAsia="Calibri" w:cs="Arial"/>
        </w:rPr>
        <w:t>El proveedor deberá presentar los siguientes antecedentes: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32"/>
      </w:tblGrid>
      <w:tr w:rsidR="006027D4" w:rsidRPr="00913820" w14:paraId="2966F12F" w14:textId="77777777" w:rsidTr="00F26ED4">
        <w:tc>
          <w:tcPr>
            <w:tcW w:w="1100" w:type="pct"/>
            <w:shd w:val="clear" w:color="auto" w:fill="DCE6F1"/>
            <w:tcMar>
              <w:top w:w="100" w:type="dxa"/>
              <w:left w:w="100" w:type="dxa"/>
              <w:bottom w:w="100" w:type="dxa"/>
              <w:right w:w="100" w:type="dxa"/>
            </w:tcMar>
          </w:tcPr>
          <w:p w14:paraId="4AF7B198" w14:textId="77777777" w:rsidR="006027D4" w:rsidRPr="00913820" w:rsidRDefault="006027D4" w:rsidP="00F26ED4">
            <w:pPr>
              <w:rPr>
                <w:rFonts w:cs="Arial"/>
              </w:rPr>
            </w:pPr>
            <w:r w:rsidRPr="00913820">
              <w:rPr>
                <w:rFonts w:eastAsia="Calibri" w:cs="Arial"/>
                <w:b/>
                <w:bCs/>
              </w:rPr>
              <w:t>Propuesta técnica</w:t>
            </w:r>
          </w:p>
        </w:tc>
        <w:tc>
          <w:tcPr>
            <w:tcW w:w="3900" w:type="pct"/>
            <w:tcMar>
              <w:top w:w="100" w:type="dxa"/>
              <w:left w:w="100" w:type="dxa"/>
              <w:bottom w:w="100" w:type="dxa"/>
              <w:right w:w="100" w:type="dxa"/>
            </w:tcMar>
          </w:tcPr>
          <w:p w14:paraId="1B64F03C" w14:textId="77777777" w:rsidR="006027D4" w:rsidRPr="00913820" w:rsidRDefault="006027D4" w:rsidP="00E80E5C">
            <w:pPr>
              <w:spacing w:after="100"/>
              <w:jc w:val="both"/>
              <w:rPr>
                <w:rFonts w:cs="Arial"/>
              </w:rPr>
            </w:pPr>
            <w:r w:rsidRPr="00913820">
              <w:rPr>
                <w:rFonts w:eastAsia="Calibri" w:cs="Arial"/>
              </w:rPr>
              <w:t>El oferente deberá presentar una propuesta técnica y metodológica que incluya, como mínimo:</w:t>
            </w:r>
          </w:p>
          <w:p w14:paraId="0A60E360" w14:textId="2896A8A2" w:rsidR="006027D4" w:rsidRPr="00E80E5C" w:rsidRDefault="006027D4" w:rsidP="00F26ED4">
            <w:pPr>
              <w:pStyle w:val="Prrafodelista"/>
              <w:numPr>
                <w:ilvl w:val="0"/>
                <w:numId w:val="8"/>
              </w:numPr>
              <w:spacing w:after="80"/>
              <w:rPr>
                <w:rFonts w:ascii="Arial" w:hAnsi="Arial" w:cs="Arial"/>
                <w:sz w:val="18"/>
                <w:szCs w:val="18"/>
              </w:rPr>
            </w:pPr>
            <w:r w:rsidRPr="00E80E5C">
              <w:rPr>
                <w:rFonts w:ascii="Arial" w:eastAsia="Calibri" w:hAnsi="Arial" w:cs="Arial"/>
                <w:sz w:val="18"/>
                <w:szCs w:val="18"/>
              </w:rPr>
              <w:t>Metodología de trabajo para cada uno de los componentes descritos en el punto 2.</w:t>
            </w:r>
          </w:p>
          <w:p w14:paraId="41FF887B" w14:textId="77777777" w:rsidR="006027D4" w:rsidRPr="00E80E5C" w:rsidRDefault="006027D4" w:rsidP="00F26ED4">
            <w:pPr>
              <w:pStyle w:val="Prrafodelista"/>
              <w:numPr>
                <w:ilvl w:val="0"/>
                <w:numId w:val="8"/>
              </w:numPr>
              <w:spacing w:after="80"/>
              <w:rPr>
                <w:rFonts w:ascii="Arial" w:hAnsi="Arial" w:cs="Arial"/>
                <w:sz w:val="18"/>
                <w:szCs w:val="18"/>
              </w:rPr>
            </w:pPr>
            <w:r w:rsidRPr="00E80E5C">
              <w:rPr>
                <w:rFonts w:ascii="Arial" w:eastAsia="Calibri" w:hAnsi="Arial" w:cs="Arial"/>
                <w:sz w:val="18"/>
                <w:szCs w:val="18"/>
              </w:rPr>
              <w:t>Carta Gantt con hitos y plazos, coherente con el plazo total de 2 meses.</w:t>
            </w:r>
          </w:p>
          <w:p w14:paraId="0323AFC7" w14:textId="77777777" w:rsidR="006027D4" w:rsidRPr="00E80E5C" w:rsidRDefault="006027D4" w:rsidP="00F26ED4">
            <w:pPr>
              <w:pStyle w:val="Prrafodelista"/>
              <w:numPr>
                <w:ilvl w:val="0"/>
                <w:numId w:val="8"/>
              </w:numPr>
              <w:spacing w:after="80"/>
              <w:rPr>
                <w:rFonts w:ascii="Arial" w:hAnsi="Arial" w:cs="Arial"/>
                <w:sz w:val="18"/>
                <w:szCs w:val="18"/>
              </w:rPr>
            </w:pPr>
            <w:r w:rsidRPr="00E80E5C">
              <w:rPr>
                <w:rFonts w:ascii="Arial" w:eastAsia="Calibri" w:hAnsi="Arial" w:cs="Arial"/>
                <w:sz w:val="18"/>
                <w:szCs w:val="18"/>
              </w:rPr>
              <w:t>Equipo de trabajo propuesto, indicando perfil profesional y rol de cada integrante.</w:t>
            </w:r>
          </w:p>
          <w:p w14:paraId="50C4514F" w14:textId="77777777" w:rsidR="006027D4" w:rsidRPr="006175AE" w:rsidRDefault="006027D4" w:rsidP="00F26ED4">
            <w:pPr>
              <w:pStyle w:val="Prrafodelista"/>
              <w:numPr>
                <w:ilvl w:val="0"/>
                <w:numId w:val="9"/>
              </w:numPr>
              <w:spacing w:after="80"/>
              <w:rPr>
                <w:rFonts w:ascii="Arial" w:hAnsi="Arial" w:cs="Arial"/>
              </w:rPr>
            </w:pPr>
            <w:r w:rsidRPr="00E80E5C">
              <w:rPr>
                <w:rFonts w:ascii="Arial" w:eastAsia="Calibri" w:hAnsi="Arial" w:cs="Arial"/>
                <w:sz w:val="18"/>
                <w:szCs w:val="18"/>
              </w:rPr>
              <w:t>Descripción de la herramienta y/o metodología a utilizar para la mejora del instrumento, los indicadores y el panel de visualización en Excel.</w:t>
            </w:r>
          </w:p>
          <w:p w14:paraId="0B1B17A6" w14:textId="1F0DC4C3" w:rsidR="006175AE" w:rsidRPr="00D901AE" w:rsidRDefault="006175AE" w:rsidP="00F26ED4">
            <w:pPr>
              <w:pStyle w:val="Prrafodelista"/>
              <w:numPr>
                <w:ilvl w:val="0"/>
                <w:numId w:val="9"/>
              </w:numPr>
              <w:spacing w:after="80"/>
              <w:rPr>
                <w:rFonts w:ascii="Arial" w:hAnsi="Arial" w:cs="Arial"/>
              </w:rPr>
            </w:pPr>
            <w:r w:rsidRPr="002F6CE3">
              <w:rPr>
                <w:rFonts w:ascii="Arial" w:hAnsi="Arial" w:cs="Arial"/>
                <w:sz w:val="18"/>
                <w:szCs w:val="18"/>
              </w:rPr>
              <w:t>Protocolo de confidencialidad y resguardo y manejo de la información</w:t>
            </w:r>
          </w:p>
        </w:tc>
      </w:tr>
      <w:tr w:rsidR="006027D4" w:rsidRPr="00913820" w14:paraId="58C6B74A" w14:textId="77777777" w:rsidTr="00F26ED4">
        <w:tc>
          <w:tcPr>
            <w:tcW w:w="1100" w:type="pct"/>
            <w:shd w:val="clear" w:color="auto" w:fill="DCE6F1"/>
            <w:tcMar>
              <w:top w:w="100" w:type="dxa"/>
              <w:left w:w="100" w:type="dxa"/>
              <w:bottom w:w="100" w:type="dxa"/>
              <w:right w:w="100" w:type="dxa"/>
            </w:tcMar>
          </w:tcPr>
          <w:p w14:paraId="6D3F532E" w14:textId="797EB963" w:rsidR="006027D4" w:rsidRPr="00341640" w:rsidRDefault="00341640" w:rsidP="00F26ED4">
            <w:pPr>
              <w:rPr>
                <w:rFonts w:cs="Arial"/>
                <w:b/>
                <w:bCs/>
                <w:rPrChange w:id="5" w:author="Tamara Andrea Peime Gil" w:date="2026-10-28T10:06:00Z" w16du:dateUtc="2026-10-28T13:06:00Z">
                  <w:rPr>
                    <w:rFonts w:cs="Arial"/>
                  </w:rPr>
                </w:rPrChange>
              </w:rPr>
            </w:pPr>
            <w:ins w:id="6" w:author="Tamara Andrea Peime Gil" w:date="2026-10-28T10:00:00Z" w16du:dateUtc="2026-10-28T13:00:00Z">
              <w:r w:rsidRPr="00341640">
                <w:rPr>
                  <w:b/>
                  <w:bCs/>
                  <w:rPrChange w:id="7" w:author="Tamara Andrea Peime Gil" w:date="2026-10-28T10:06:00Z" w16du:dateUtc="2026-10-28T13:06:00Z">
                    <w:rPr/>
                  </w:rPrChange>
                </w:rPr>
                <w:t>Currículum Vitae y Experiencia del Equipo Consultor</w:t>
              </w:r>
            </w:ins>
            <w:del w:id="8" w:author="Tamara Andrea Peime Gil" w:date="2026-10-28T09:58:00Z" w16du:dateUtc="2026-10-28T12:58:00Z">
              <w:r w:rsidR="006027D4" w:rsidRPr="00341640" w:rsidDel="00341640">
                <w:rPr>
                  <w:rFonts w:eastAsia="Calibri" w:cs="Arial"/>
                  <w:b/>
                  <w:bCs/>
                </w:rPr>
                <w:delText>Anexo N°1</w:delText>
              </w:r>
            </w:del>
          </w:p>
        </w:tc>
        <w:tc>
          <w:tcPr>
            <w:tcW w:w="3900" w:type="pct"/>
            <w:tcMar>
              <w:top w:w="100" w:type="dxa"/>
              <w:left w:w="100" w:type="dxa"/>
              <w:bottom w:w="100" w:type="dxa"/>
              <w:right w:w="100" w:type="dxa"/>
            </w:tcMar>
          </w:tcPr>
          <w:p w14:paraId="5FF4CCD0" w14:textId="77777777" w:rsidR="00D64DC4" w:rsidRPr="00D64DC4" w:rsidRDefault="00D64DC4" w:rsidP="00D64DC4">
            <w:pPr>
              <w:rPr>
                <w:ins w:id="9" w:author="Tamara Andrea Peime Gil" w:date="2026-10-28T10:17:00Z" w16du:dateUtc="2026-10-28T13:17:00Z"/>
                <w:rFonts w:ascii="Times New Roman" w:hAnsi="Times New Roman"/>
                <w:sz w:val="24"/>
                <w:szCs w:val="24"/>
              </w:rPr>
            </w:pPr>
            <w:ins w:id="10" w:author="Tamara Andrea Peime Gil" w:date="2026-10-28T10:17:00Z" w16du:dateUtc="2026-10-28T13:17:00Z">
              <w:r w:rsidRPr="00B027BA">
                <w:rPr>
                  <w:rFonts w:cs="Arial"/>
                  <w:szCs w:val="18"/>
                  <w:rPrChange w:id="11" w:author="Tamara Andrea Peime Gil" w:date="2026-10-28T10:46:00Z" w16du:dateUtc="2026-10-28T13:46:00Z">
                    <w:rPr>
                      <w:rFonts w:ascii="Times New Roman" w:hAnsi="Times New Roman"/>
                      <w:sz w:val="24"/>
                      <w:szCs w:val="24"/>
                    </w:rPr>
                  </w:rPrChange>
                </w:rPr>
                <w:t>Currículum vitae o reseña de experiencia del equipo consultor, presentado en formato libre, que detalle la trayectoria y experiencia en proyectos similares, tales como desarrollo de sistemas o paneles de indicadores, evaluación de programas sociales, análisis de datos y/o trabajos realizados con organismos públicos vinculados al ámbito de infancia y adolescencia</w:t>
              </w:r>
              <w:r w:rsidRPr="00D64DC4">
                <w:rPr>
                  <w:rFonts w:ascii="Times New Roman" w:hAnsi="Times New Roman"/>
                  <w:sz w:val="24"/>
                  <w:szCs w:val="24"/>
                </w:rPr>
                <w:t>.</w:t>
              </w:r>
            </w:ins>
          </w:p>
          <w:p w14:paraId="316708BB" w14:textId="4933B6B3" w:rsidR="006027D4" w:rsidRPr="00913820" w:rsidRDefault="006027D4" w:rsidP="00F26ED4">
            <w:pPr>
              <w:jc w:val="both"/>
              <w:rPr>
                <w:rFonts w:cs="Arial"/>
              </w:rPr>
            </w:pPr>
            <w:del w:id="12" w:author="Tamara Andrea Peime Gil" w:date="2026-10-28T10:17:00Z" w16du:dateUtc="2026-10-28T13:17:00Z">
              <w:r w:rsidRPr="00913820" w:rsidDel="00D64DC4">
                <w:rPr>
                  <w:rFonts w:eastAsia="Calibri" w:cs="Arial"/>
                </w:rPr>
                <w:delText>Anexo N°1: currículum o reseña de experiencia del equipo consultor, incluyendo proyectos similares desarrollados (sistemas o paneles de indicadores, evaluación de programas sociales, análisis de datos, y/o trabajo con organismos públicos del ámbito de infancia y adolescencia).</w:delText>
              </w:r>
            </w:del>
          </w:p>
        </w:tc>
      </w:tr>
      <w:tr w:rsidR="006027D4" w:rsidRPr="00913820" w14:paraId="78BEE5DB" w14:textId="77777777" w:rsidTr="00F26ED4">
        <w:tc>
          <w:tcPr>
            <w:tcW w:w="1100" w:type="pct"/>
            <w:shd w:val="clear" w:color="auto" w:fill="DCE6F1"/>
            <w:tcMar>
              <w:top w:w="100" w:type="dxa"/>
              <w:left w:w="100" w:type="dxa"/>
              <w:bottom w:w="100" w:type="dxa"/>
              <w:right w:w="100" w:type="dxa"/>
            </w:tcMar>
          </w:tcPr>
          <w:p w14:paraId="5A72650D" w14:textId="77777777" w:rsidR="006027D4" w:rsidRPr="00913820" w:rsidRDefault="006027D4" w:rsidP="00F26ED4">
            <w:pPr>
              <w:rPr>
                <w:rFonts w:cs="Arial"/>
              </w:rPr>
            </w:pPr>
            <w:r w:rsidRPr="00913820">
              <w:rPr>
                <w:rFonts w:eastAsia="Calibri" w:cs="Arial"/>
                <w:b/>
                <w:bCs/>
              </w:rPr>
              <w:t>Experiencias</w:t>
            </w:r>
          </w:p>
        </w:tc>
        <w:tc>
          <w:tcPr>
            <w:tcW w:w="3900" w:type="pct"/>
            <w:tcMar>
              <w:top w:w="100" w:type="dxa"/>
              <w:left w:w="100" w:type="dxa"/>
              <w:bottom w:w="100" w:type="dxa"/>
              <w:right w:w="100" w:type="dxa"/>
            </w:tcMar>
          </w:tcPr>
          <w:p w14:paraId="719B9563" w14:textId="4E299780" w:rsidR="006027D4" w:rsidRPr="00913820" w:rsidRDefault="006027D4" w:rsidP="00F26ED4">
            <w:pPr>
              <w:jc w:val="both"/>
              <w:rPr>
                <w:rFonts w:cs="Arial"/>
              </w:rPr>
            </w:pPr>
            <w:r w:rsidRPr="00913820">
              <w:rPr>
                <w:rFonts w:eastAsia="Calibri" w:cs="Arial"/>
              </w:rPr>
              <w:t>Se solicita la experiencia</w:t>
            </w:r>
            <w:r>
              <w:rPr>
                <w:rFonts w:eastAsia="Calibri" w:cs="Arial"/>
              </w:rPr>
              <w:t xml:space="preserve"> certificada</w:t>
            </w:r>
            <w:r w:rsidRPr="00913820">
              <w:rPr>
                <w:rFonts w:eastAsia="Calibri" w:cs="Arial"/>
              </w:rPr>
              <w:t xml:space="preserve"> del oferente y su equipo de al menos 1 experiencia, en el desarrollo de sistemas o paneles de indicadores</w:t>
            </w:r>
            <w:r>
              <w:rPr>
                <w:rFonts w:eastAsia="Calibri" w:cs="Arial"/>
              </w:rPr>
              <w:t xml:space="preserve"> en el ámbito de las</w:t>
            </w:r>
            <w:r w:rsidRPr="00913820">
              <w:rPr>
                <w:rFonts w:eastAsia="Calibri" w:cs="Arial"/>
              </w:rPr>
              <w:t xml:space="preserve"> políticas</w:t>
            </w:r>
            <w:r>
              <w:rPr>
                <w:rFonts w:eastAsia="Calibri" w:cs="Arial"/>
              </w:rPr>
              <w:t xml:space="preserve"> públicas, </w:t>
            </w:r>
            <w:r w:rsidR="00B00547">
              <w:rPr>
                <w:rFonts w:eastAsia="Calibri" w:cs="Arial"/>
              </w:rPr>
              <w:t>implementación y/o evaluación de</w:t>
            </w:r>
            <w:r w:rsidR="00B00547" w:rsidRPr="00913820">
              <w:rPr>
                <w:rFonts w:eastAsia="Calibri" w:cs="Arial"/>
              </w:rPr>
              <w:t xml:space="preserve"> programas sociales, y/o proyectos con servicios públicos vinculados a la protección de derechos de niños, niñas y adolescentes.</w:t>
            </w:r>
          </w:p>
        </w:tc>
      </w:tr>
      <w:tr w:rsidR="006027D4" w:rsidRPr="00913820" w14:paraId="25992879" w14:textId="77777777" w:rsidTr="00F26ED4">
        <w:tc>
          <w:tcPr>
            <w:tcW w:w="1100" w:type="pct"/>
            <w:shd w:val="clear" w:color="auto" w:fill="DCE6F1"/>
            <w:tcMar>
              <w:top w:w="100" w:type="dxa"/>
              <w:left w:w="100" w:type="dxa"/>
              <w:bottom w:w="100" w:type="dxa"/>
              <w:right w:w="100" w:type="dxa"/>
            </w:tcMar>
          </w:tcPr>
          <w:p w14:paraId="4E84FC2B" w14:textId="77777777" w:rsidR="006027D4" w:rsidRPr="00913820" w:rsidRDefault="006027D4" w:rsidP="00F26ED4">
            <w:pPr>
              <w:rPr>
                <w:rFonts w:cs="Arial"/>
              </w:rPr>
            </w:pPr>
            <w:r w:rsidRPr="00913820">
              <w:rPr>
                <w:rFonts w:eastAsia="Calibri" w:cs="Arial"/>
                <w:b/>
                <w:bCs/>
              </w:rPr>
              <w:lastRenderedPageBreak/>
              <w:t>Certificaciones</w:t>
            </w:r>
          </w:p>
        </w:tc>
        <w:tc>
          <w:tcPr>
            <w:tcW w:w="3900" w:type="pct"/>
            <w:tcMar>
              <w:top w:w="100" w:type="dxa"/>
              <w:left w:w="100" w:type="dxa"/>
              <w:bottom w:w="100" w:type="dxa"/>
              <w:right w:w="100" w:type="dxa"/>
            </w:tcMar>
          </w:tcPr>
          <w:p w14:paraId="5ECACFF7" w14:textId="77777777" w:rsidR="006027D4" w:rsidRPr="00913820" w:rsidRDefault="006027D4" w:rsidP="00F26ED4">
            <w:pPr>
              <w:jc w:val="both"/>
              <w:rPr>
                <w:rFonts w:cs="Arial"/>
              </w:rPr>
            </w:pPr>
            <w:r>
              <w:rPr>
                <w:rFonts w:eastAsia="Calibri" w:cs="Arial"/>
              </w:rPr>
              <w:t>Para acreditar la experiencia, e</w:t>
            </w:r>
            <w:r w:rsidRPr="00913820">
              <w:rPr>
                <w:rFonts w:eastAsia="Calibri" w:cs="Arial"/>
              </w:rPr>
              <w:t xml:space="preserve">l oferente </w:t>
            </w:r>
            <w:r>
              <w:rPr>
                <w:rFonts w:eastAsia="Calibri" w:cs="Arial"/>
              </w:rPr>
              <w:t>deberá</w:t>
            </w:r>
            <w:r w:rsidRPr="00913820">
              <w:rPr>
                <w:rFonts w:eastAsia="Calibri" w:cs="Arial"/>
              </w:rPr>
              <w:t xml:space="preserve"> adjuntar</w:t>
            </w:r>
            <w:r>
              <w:rPr>
                <w:rFonts w:eastAsia="Calibri" w:cs="Arial"/>
              </w:rPr>
              <w:t xml:space="preserve"> al menos uno de los siguientes:</w:t>
            </w:r>
            <w:r w:rsidRPr="00913820">
              <w:rPr>
                <w:rFonts w:eastAsia="Calibri" w:cs="Arial"/>
              </w:rPr>
              <w:t xml:space="preserve"> </w:t>
            </w:r>
            <w:r w:rsidRPr="00540A1D">
              <w:rPr>
                <w:rFonts w:eastAsia="Calibri" w:cs="Arial"/>
              </w:rPr>
              <w:t>1) Contrato; 2) Orden de compra; 3) Factura o boleta; 4) Carta o certificado del cliente; en</w:t>
            </w:r>
            <w:r>
              <w:rPr>
                <w:rFonts w:eastAsia="Calibri" w:cs="Arial"/>
              </w:rPr>
              <w:t xml:space="preserve"> </w:t>
            </w:r>
            <w:r w:rsidRPr="00540A1D">
              <w:rPr>
                <w:rFonts w:eastAsia="Calibri" w:cs="Arial"/>
              </w:rPr>
              <w:t>este último caso, el documento deberá especificar el tipo de proyecto contratado y el período de realización</w:t>
            </w:r>
            <w:r>
              <w:rPr>
                <w:rFonts w:eastAsia="Calibri" w:cs="Arial"/>
              </w:rPr>
              <w:t>.</w:t>
            </w:r>
          </w:p>
        </w:tc>
      </w:tr>
    </w:tbl>
    <w:p w14:paraId="3BC47F67" w14:textId="77777777" w:rsidR="00FD5903" w:rsidRPr="00913820" w:rsidRDefault="00FD5903" w:rsidP="00FD5903">
      <w:pPr>
        <w:spacing w:before="200" w:after="200"/>
        <w:rPr>
          <w:rFonts w:cs="Arial"/>
        </w:rPr>
      </w:pPr>
      <w:r w:rsidRPr="00913820">
        <w:rPr>
          <w:rFonts w:eastAsia="Calibri" w:cs="Arial"/>
          <w:b/>
          <w:bCs/>
        </w:rPr>
        <w:t>Nota: El no incluir los antecedentes señalados anteriormente faculta al Servicio a desestimar la cotización.</w:t>
      </w:r>
    </w:p>
    <w:p w14:paraId="04CED450" w14:textId="77777777" w:rsidR="006027D4" w:rsidRDefault="006027D4">
      <w:pPr>
        <w:spacing w:before="240" w:after="100"/>
        <w:rPr>
          <w:b/>
          <w:color w:val="1F395D"/>
          <w:sz w:val="22"/>
        </w:rPr>
      </w:pPr>
    </w:p>
    <w:p w14:paraId="75E5B6F4" w14:textId="77777777" w:rsidR="003915C3" w:rsidRDefault="00CB3A31">
      <w:pPr>
        <w:spacing w:before="240" w:after="100"/>
      </w:pPr>
      <w:r>
        <w:rPr>
          <w:b/>
          <w:color w:val="1F395D"/>
          <w:sz w:val="22"/>
        </w:rPr>
        <w:t>4. CONDICIONES DE ENTREGA, RESGUARDO Y FORMA DE PAGO</w:t>
      </w:r>
    </w:p>
    <w:p w14:paraId="5B79B4CD" w14:textId="77777777" w:rsidR="00743BCA" w:rsidRPr="00913820" w:rsidRDefault="00743BCA" w:rsidP="00743BCA">
      <w:pPr>
        <w:spacing w:after="100"/>
        <w:rPr>
          <w:rFonts w:cs="Arial"/>
        </w:rPr>
      </w:pPr>
      <w:r w:rsidRPr="00913820">
        <w:rPr>
          <w:rFonts w:eastAsia="Calibri" w:cs="Arial"/>
        </w:rPr>
        <w:t>Se contempla un solo pago.</w:t>
      </w:r>
    </w:p>
    <w:p w14:paraId="671A1315" w14:textId="77777777" w:rsidR="00743BCA" w:rsidRPr="00913820" w:rsidRDefault="00743BCA" w:rsidP="00743BCA">
      <w:pPr>
        <w:spacing w:after="100"/>
        <w:jc w:val="both"/>
        <w:rPr>
          <w:rFonts w:cs="Arial"/>
        </w:rPr>
      </w:pPr>
      <w:r w:rsidRPr="00913820">
        <w:rPr>
          <w:rFonts w:eastAsia="Calibri" w:cs="Arial"/>
        </w:rPr>
        <w:t>Se formalizará el pago contra recepción conforme emitido por la contraparte técnica, quien verificará la entrega del producto/servicio solicitado, y de acuerdo con las condiciones comerciales que se detallan a continuación.</w:t>
      </w:r>
    </w:p>
    <w:p w14:paraId="6E5AFB12" w14:textId="77777777" w:rsidR="00743BCA" w:rsidRPr="00743BCA" w:rsidRDefault="00743BCA" w:rsidP="00743BCA">
      <w:pPr>
        <w:spacing w:after="100"/>
        <w:jc w:val="both"/>
        <w:rPr>
          <w:rFonts w:cs="Arial"/>
          <w:szCs w:val="18"/>
        </w:rPr>
      </w:pPr>
      <w:r w:rsidRPr="00913820">
        <w:rPr>
          <w:rFonts w:eastAsia="Calibri" w:cs="Arial"/>
        </w:rPr>
        <w:t xml:space="preserve">El </w:t>
      </w:r>
      <w:r w:rsidRPr="00743BCA">
        <w:rPr>
          <w:rFonts w:eastAsia="Calibri" w:cs="Arial"/>
          <w:szCs w:val="18"/>
        </w:rPr>
        <w:t>proveedor seleccionado deberá verificar de forma previa al envío de la boleta o factura, lo siguiente:</w:t>
      </w:r>
    </w:p>
    <w:p w14:paraId="335ED7B4" w14:textId="6209FB70" w:rsidR="00743BCA" w:rsidRPr="00743BCA" w:rsidRDefault="00743BCA" w:rsidP="00743BCA">
      <w:pPr>
        <w:pStyle w:val="Prrafodelista"/>
        <w:numPr>
          <w:ilvl w:val="0"/>
          <w:numId w:val="9"/>
        </w:numPr>
        <w:spacing w:after="80"/>
        <w:jc w:val="both"/>
        <w:rPr>
          <w:rFonts w:ascii="Arial" w:hAnsi="Arial" w:cs="Arial"/>
          <w:sz w:val="18"/>
          <w:szCs w:val="18"/>
        </w:rPr>
      </w:pPr>
      <w:r w:rsidRPr="00743BCA">
        <w:rPr>
          <w:rFonts w:ascii="Arial" w:eastAsia="Calibri" w:hAnsi="Arial" w:cs="Arial"/>
          <w:sz w:val="18"/>
          <w:szCs w:val="18"/>
        </w:rPr>
        <w:t>Que la orden de compra sea ACEPTADA por el proveedor seleccionado, en el portal www.mercadopublico.cl.</w:t>
      </w:r>
    </w:p>
    <w:p w14:paraId="5885D919" w14:textId="6071E747" w:rsidR="00743BCA" w:rsidRPr="00743BCA" w:rsidRDefault="00743BCA" w:rsidP="00743BCA">
      <w:pPr>
        <w:pStyle w:val="Prrafodelista"/>
        <w:numPr>
          <w:ilvl w:val="0"/>
          <w:numId w:val="9"/>
        </w:numPr>
        <w:spacing w:after="80"/>
        <w:jc w:val="both"/>
        <w:rPr>
          <w:rFonts w:ascii="Arial" w:hAnsi="Arial" w:cs="Arial"/>
          <w:sz w:val="18"/>
          <w:szCs w:val="18"/>
        </w:rPr>
      </w:pPr>
      <w:r w:rsidRPr="00743BCA">
        <w:rPr>
          <w:rFonts w:ascii="Arial" w:eastAsia="Calibri" w:hAnsi="Arial" w:cs="Arial"/>
          <w:sz w:val="18"/>
          <w:szCs w:val="18"/>
        </w:rPr>
        <w:t>Que la orden de compra se encuentre en estado de RECEPCIÓN CONFORME, en el portal www.mercadopublico.cl.</w:t>
      </w:r>
    </w:p>
    <w:p w14:paraId="21E68394" w14:textId="464E1D47" w:rsidR="00743BCA" w:rsidRPr="00743BCA" w:rsidRDefault="00743BCA" w:rsidP="00743BCA">
      <w:pPr>
        <w:pStyle w:val="Prrafodelista"/>
        <w:numPr>
          <w:ilvl w:val="0"/>
          <w:numId w:val="9"/>
        </w:numPr>
        <w:spacing w:after="80"/>
        <w:jc w:val="both"/>
        <w:rPr>
          <w:rFonts w:ascii="Arial" w:hAnsi="Arial" w:cs="Arial"/>
          <w:sz w:val="18"/>
          <w:szCs w:val="18"/>
        </w:rPr>
      </w:pPr>
      <w:r w:rsidRPr="00743BCA">
        <w:rPr>
          <w:rFonts w:ascii="Arial" w:eastAsia="Calibri" w:hAnsi="Arial" w:cs="Arial"/>
          <w:sz w:val="18"/>
          <w:szCs w:val="18"/>
        </w:rPr>
        <w:t>Las facturas o boletas deberán ser emitidas a nombre del Servicio Nacional de Protección Especializada a la Niñez y Adolescencia, RUT N°62.000.890-7, a través de la plataforma del Servicio de Impuestos Internos (SII) deberá indicarse en la referencia (campo 801) el ID de la Orden de Compra (OC). Si utiliza un sistema de facturación electrónico distinto al del SII, deberá asegurarse que este realice el envío del documento tributable electrónico (DTE) en formato XML al correo dipresrecepcion@custodium.com.</w:t>
      </w:r>
    </w:p>
    <w:p w14:paraId="23528308" w14:textId="77777777" w:rsidR="00743BCA" w:rsidRPr="00913820" w:rsidRDefault="00743BCA" w:rsidP="00743BCA">
      <w:pPr>
        <w:spacing w:after="200"/>
        <w:rPr>
          <w:rFonts w:cs="Arial"/>
        </w:rPr>
      </w:pPr>
      <w:r w:rsidRPr="00913820">
        <w:rPr>
          <w:rFonts w:eastAsia="Calibri" w:cs="Arial"/>
        </w:rPr>
        <w:t>Cumpliendo con lo anterior, el respectivo pago mensual se realizará dentro de los (30) días corridos siguientes, a la recepción de la correspondiente factura o boleta emitida por el proveedor seleccionado.</w:t>
      </w:r>
    </w:p>
    <w:p w14:paraId="46DE8D88" w14:textId="77777777" w:rsidR="003915C3" w:rsidRDefault="00CB3A31">
      <w:pPr>
        <w:spacing w:before="240" w:after="100"/>
      </w:pPr>
      <w:r>
        <w:rPr>
          <w:b/>
          <w:color w:val="1F395D"/>
          <w:sz w:val="22"/>
        </w:rPr>
        <w:t>5. SELECCIÓN DE OFERTA</w:t>
      </w:r>
    </w:p>
    <w:p w14:paraId="0E154D4A" w14:textId="77777777" w:rsidR="00847E45" w:rsidRPr="00913820" w:rsidRDefault="00847E45" w:rsidP="00847E45">
      <w:pPr>
        <w:spacing w:after="200"/>
        <w:jc w:val="both"/>
        <w:rPr>
          <w:rFonts w:cs="Arial"/>
        </w:rPr>
      </w:pPr>
      <w:r w:rsidRPr="00913820">
        <w:rPr>
          <w:rFonts w:eastAsia="Calibri" w:cs="Arial"/>
        </w:rPr>
        <w:t>El Servicio considerará para efectos de selección de la oferta, a todos aquellos proveedores del rubro que cumplan con ofrecer el servicio requerido con las condiciones mínimas dispuestas en los presentes requerimientos, y evaluará los siguientes aspectos:</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7"/>
        <w:gridCol w:w="1623"/>
      </w:tblGrid>
      <w:tr w:rsidR="00847E45" w:rsidRPr="00913820" w14:paraId="4FB58272" w14:textId="77777777" w:rsidTr="00F26ED4">
        <w:trPr>
          <w:jc w:val="center"/>
        </w:trPr>
        <w:tc>
          <w:tcPr>
            <w:tcW w:w="3500" w:type="pct"/>
            <w:shd w:val="clear" w:color="auto" w:fill="1F3864"/>
            <w:tcMar>
              <w:top w:w="80" w:type="dxa"/>
              <w:left w:w="100" w:type="dxa"/>
              <w:bottom w:w="80" w:type="dxa"/>
              <w:right w:w="100" w:type="dxa"/>
            </w:tcMar>
          </w:tcPr>
          <w:p w14:paraId="6242D650" w14:textId="77777777" w:rsidR="00847E45" w:rsidRPr="00913820" w:rsidRDefault="00847E45" w:rsidP="00F26ED4">
            <w:pPr>
              <w:jc w:val="center"/>
              <w:rPr>
                <w:rFonts w:cs="Arial"/>
              </w:rPr>
            </w:pPr>
            <w:r w:rsidRPr="00913820">
              <w:rPr>
                <w:rFonts w:eastAsia="Calibri" w:cs="Arial"/>
                <w:b/>
                <w:bCs/>
                <w:color w:val="FFFFFF"/>
              </w:rPr>
              <w:t>Ponderadores</w:t>
            </w:r>
          </w:p>
        </w:tc>
        <w:tc>
          <w:tcPr>
            <w:tcW w:w="1500" w:type="pct"/>
            <w:shd w:val="clear" w:color="auto" w:fill="1F3864"/>
            <w:tcMar>
              <w:top w:w="80" w:type="dxa"/>
              <w:left w:w="100" w:type="dxa"/>
              <w:bottom w:w="80" w:type="dxa"/>
              <w:right w:w="100" w:type="dxa"/>
            </w:tcMar>
          </w:tcPr>
          <w:p w14:paraId="3924B160" w14:textId="77777777" w:rsidR="00847E45" w:rsidRPr="00913820" w:rsidRDefault="00847E45" w:rsidP="00F26ED4">
            <w:pPr>
              <w:jc w:val="center"/>
              <w:rPr>
                <w:rFonts w:cs="Arial"/>
              </w:rPr>
            </w:pPr>
            <w:r w:rsidRPr="00913820">
              <w:rPr>
                <w:rFonts w:eastAsia="Calibri" w:cs="Arial"/>
                <w:b/>
                <w:bCs/>
                <w:color w:val="FFFFFF"/>
              </w:rPr>
              <w:t>% (Porcentaje)</w:t>
            </w:r>
          </w:p>
        </w:tc>
      </w:tr>
      <w:tr w:rsidR="00847E45" w:rsidRPr="00913820" w14:paraId="0E3A8083" w14:textId="77777777" w:rsidTr="00F26ED4">
        <w:trPr>
          <w:jc w:val="center"/>
        </w:trPr>
        <w:tc>
          <w:tcPr>
            <w:tcW w:w="3500" w:type="pct"/>
            <w:shd w:val="clear" w:color="auto" w:fill="FFFFFF"/>
            <w:tcMar>
              <w:top w:w="80" w:type="dxa"/>
              <w:left w:w="100" w:type="dxa"/>
              <w:bottom w:w="80" w:type="dxa"/>
              <w:right w:w="100" w:type="dxa"/>
            </w:tcMar>
          </w:tcPr>
          <w:p w14:paraId="015A2FB3" w14:textId="77777777" w:rsidR="00847E45" w:rsidRPr="00913820" w:rsidRDefault="00847E45" w:rsidP="00F26ED4">
            <w:pPr>
              <w:jc w:val="center"/>
              <w:rPr>
                <w:rFonts w:cs="Arial"/>
              </w:rPr>
            </w:pPr>
            <w:r w:rsidRPr="00913820">
              <w:rPr>
                <w:rFonts w:eastAsia="Calibri" w:cs="Arial"/>
                <w:b/>
                <w:bCs/>
                <w:color w:val="000000"/>
              </w:rPr>
              <w:t>Oferta económica</w:t>
            </w:r>
          </w:p>
        </w:tc>
        <w:tc>
          <w:tcPr>
            <w:tcW w:w="1500" w:type="pct"/>
            <w:shd w:val="clear" w:color="auto" w:fill="FFFFFF"/>
            <w:tcMar>
              <w:top w:w="80" w:type="dxa"/>
              <w:left w:w="100" w:type="dxa"/>
              <w:bottom w:w="80" w:type="dxa"/>
              <w:right w:w="100" w:type="dxa"/>
            </w:tcMar>
          </w:tcPr>
          <w:p w14:paraId="7BE4A929" w14:textId="77777777" w:rsidR="00847E45" w:rsidRPr="00913820" w:rsidRDefault="00847E45" w:rsidP="00F26ED4">
            <w:pPr>
              <w:jc w:val="center"/>
              <w:rPr>
                <w:rFonts w:cs="Arial"/>
              </w:rPr>
            </w:pPr>
            <w:r w:rsidRPr="00913820">
              <w:rPr>
                <w:rFonts w:eastAsia="Calibri" w:cs="Arial"/>
                <w:b/>
                <w:bCs/>
                <w:color w:val="000000"/>
              </w:rPr>
              <w:t>100%</w:t>
            </w:r>
          </w:p>
        </w:tc>
      </w:tr>
      <w:tr w:rsidR="00847E45" w:rsidRPr="00913820" w14:paraId="764A792F" w14:textId="77777777" w:rsidTr="00F26ED4">
        <w:trPr>
          <w:jc w:val="center"/>
        </w:trPr>
        <w:tc>
          <w:tcPr>
            <w:tcW w:w="3500" w:type="pct"/>
            <w:shd w:val="clear" w:color="auto" w:fill="FFFFFF"/>
            <w:tcMar>
              <w:top w:w="80" w:type="dxa"/>
              <w:left w:w="100" w:type="dxa"/>
              <w:bottom w:w="80" w:type="dxa"/>
              <w:right w:w="100" w:type="dxa"/>
            </w:tcMar>
          </w:tcPr>
          <w:p w14:paraId="7560CEEB" w14:textId="77777777" w:rsidR="00847E45" w:rsidRPr="00913820" w:rsidRDefault="00847E45" w:rsidP="00F26ED4">
            <w:pPr>
              <w:jc w:val="center"/>
              <w:rPr>
                <w:rFonts w:cs="Arial"/>
              </w:rPr>
            </w:pPr>
            <w:r w:rsidRPr="00913820">
              <w:rPr>
                <w:rFonts w:eastAsia="Calibri" w:cs="Arial"/>
                <w:b/>
                <w:bCs/>
                <w:color w:val="000000"/>
              </w:rPr>
              <w:t>TOTAL</w:t>
            </w:r>
          </w:p>
        </w:tc>
        <w:tc>
          <w:tcPr>
            <w:tcW w:w="1500" w:type="pct"/>
            <w:shd w:val="clear" w:color="auto" w:fill="FFFFFF"/>
            <w:tcMar>
              <w:top w:w="80" w:type="dxa"/>
              <w:left w:w="100" w:type="dxa"/>
              <w:bottom w:w="80" w:type="dxa"/>
              <w:right w:w="100" w:type="dxa"/>
            </w:tcMar>
          </w:tcPr>
          <w:p w14:paraId="1DEF0974" w14:textId="77777777" w:rsidR="00847E45" w:rsidRPr="00913820" w:rsidRDefault="00847E45" w:rsidP="00F26ED4">
            <w:pPr>
              <w:jc w:val="center"/>
              <w:rPr>
                <w:rFonts w:cs="Arial"/>
              </w:rPr>
            </w:pPr>
            <w:r w:rsidRPr="00913820">
              <w:rPr>
                <w:rFonts w:eastAsia="Calibri" w:cs="Arial"/>
                <w:b/>
                <w:bCs/>
                <w:color w:val="000000"/>
              </w:rPr>
              <w:t>100%</w:t>
            </w:r>
          </w:p>
        </w:tc>
      </w:tr>
    </w:tbl>
    <w:p w14:paraId="2217FC4F" w14:textId="77777777" w:rsidR="00847E45" w:rsidRPr="00913820" w:rsidRDefault="00847E45" w:rsidP="00847E45">
      <w:pPr>
        <w:spacing w:before="200"/>
        <w:jc w:val="center"/>
        <w:rPr>
          <w:rFonts w:cs="Arial"/>
        </w:rPr>
      </w:pPr>
      <w:r w:rsidRPr="00913820">
        <w:rPr>
          <w:rFonts w:eastAsia="Calibri" w:cs="Arial"/>
        </w:rPr>
        <w:t>En caso de empate, se seleccionará la oferta que hubiere sido recibida primero.</w:t>
      </w:r>
    </w:p>
    <w:p w14:paraId="62E86D93" w14:textId="09409809" w:rsidR="003915C3" w:rsidRDefault="00CB3A31">
      <w:pPr>
        <w:spacing w:after="100"/>
      </w:pPr>
      <w:r>
        <w:t>.</w:t>
      </w:r>
    </w:p>
    <w:sectPr w:rsidR="003915C3">
      <w:headerReference w:type="default" r:id="rId11"/>
      <w:pgSz w:w="11906" w:h="16838"/>
      <w:pgMar w:top="198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83BE" w14:textId="77777777" w:rsidR="00A0545D" w:rsidRDefault="00A0545D">
      <w:r>
        <w:separator/>
      </w:r>
    </w:p>
  </w:endnote>
  <w:endnote w:type="continuationSeparator" w:id="0">
    <w:p w14:paraId="72C46570" w14:textId="77777777" w:rsidR="00A0545D" w:rsidRDefault="00A05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FB74C" w14:textId="77777777" w:rsidR="00A0545D" w:rsidRDefault="00A0545D">
      <w:r>
        <w:separator/>
      </w:r>
    </w:p>
  </w:footnote>
  <w:footnote w:type="continuationSeparator" w:id="0">
    <w:p w14:paraId="42F2577B" w14:textId="77777777" w:rsidR="00A0545D" w:rsidRDefault="00A05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60F5" w14:textId="77777777" w:rsidR="00DF7E29" w:rsidRDefault="00756D9F">
    <w:r>
      <w:rPr>
        <w:noProof/>
      </w:rPr>
      <w:drawing>
        <wp:inline distT="0" distB="0" distL="0" distR="0" wp14:anchorId="7400D1B5" wp14:editId="5E7A0C21">
          <wp:extent cx="1333500" cy="1209675"/>
          <wp:effectExtent l="0" t="0" r="0" b="0"/>
          <wp:docPr id="1" name="Imagen 1">
            <a:extLst xmlns:a="http://schemas.openxmlformats.org/drawingml/2006/main">
              <a:ext uri="{FF2B5EF4-FFF2-40B4-BE49-F238E27FC236}">
                <a16:creationId xmlns:a16="http://schemas.microsoft.com/office/drawing/2014/main" id="{633A1F5F-7526-47BF-A6E4-8E640DBC7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1209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99E"/>
    <w:multiLevelType w:val="hybridMultilevel"/>
    <w:tmpl w:val="59BA90C4"/>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49399B"/>
    <w:multiLevelType w:val="hybridMultilevel"/>
    <w:tmpl w:val="3EA4A3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264B01"/>
    <w:multiLevelType w:val="hybridMultilevel"/>
    <w:tmpl w:val="4D7A9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5D447F"/>
    <w:multiLevelType w:val="hybridMultilevel"/>
    <w:tmpl w:val="0666B0EE"/>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5F3BAF"/>
    <w:multiLevelType w:val="hybridMultilevel"/>
    <w:tmpl w:val="C902E21C"/>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694334D"/>
    <w:multiLevelType w:val="hybridMultilevel"/>
    <w:tmpl w:val="1EBA112C"/>
    <w:lvl w:ilvl="0" w:tplc="5DFAC7D8">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696FA6"/>
    <w:multiLevelType w:val="hybridMultilevel"/>
    <w:tmpl w:val="807A47B4"/>
    <w:lvl w:ilvl="0" w:tplc="58320DB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2E5495E"/>
    <w:multiLevelType w:val="hybridMultilevel"/>
    <w:tmpl w:val="D0A4D8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8C80E40"/>
    <w:multiLevelType w:val="multilevel"/>
    <w:tmpl w:val="E22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A6C4D"/>
    <w:multiLevelType w:val="hybridMultilevel"/>
    <w:tmpl w:val="05C83F5E"/>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EB67A9E"/>
    <w:multiLevelType w:val="hybridMultilevel"/>
    <w:tmpl w:val="BF1AD6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0E24A1"/>
    <w:multiLevelType w:val="hybridMultilevel"/>
    <w:tmpl w:val="4ECEB8A8"/>
    <w:lvl w:ilvl="0" w:tplc="926EF9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2FE4B74"/>
    <w:multiLevelType w:val="hybridMultilevel"/>
    <w:tmpl w:val="ABD0F4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4CD35A2"/>
    <w:multiLevelType w:val="hybridMultilevel"/>
    <w:tmpl w:val="992466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ED87235"/>
    <w:multiLevelType w:val="hybridMultilevel"/>
    <w:tmpl w:val="3446F0B0"/>
    <w:lvl w:ilvl="0" w:tplc="46BE760A">
      <w:start w:val="1"/>
      <w:numFmt w:val="bullet"/>
      <w:lvlText w:val="●"/>
      <w:lvlJc w:val="left"/>
      <w:pPr>
        <w:ind w:left="720" w:hanging="360"/>
      </w:pPr>
    </w:lvl>
    <w:lvl w:ilvl="1" w:tplc="C8C6CC8A">
      <w:start w:val="1"/>
      <w:numFmt w:val="bullet"/>
      <w:lvlText w:val="○"/>
      <w:lvlJc w:val="left"/>
      <w:pPr>
        <w:ind w:left="1440" w:hanging="360"/>
      </w:pPr>
    </w:lvl>
    <w:lvl w:ilvl="2" w:tplc="49D83142">
      <w:start w:val="1"/>
      <w:numFmt w:val="bullet"/>
      <w:lvlText w:val="■"/>
      <w:lvlJc w:val="left"/>
      <w:pPr>
        <w:ind w:left="2160" w:hanging="360"/>
      </w:pPr>
    </w:lvl>
    <w:lvl w:ilvl="3" w:tplc="3D8A561E">
      <w:start w:val="1"/>
      <w:numFmt w:val="bullet"/>
      <w:lvlText w:val="●"/>
      <w:lvlJc w:val="left"/>
      <w:pPr>
        <w:ind w:left="2880" w:hanging="360"/>
      </w:pPr>
    </w:lvl>
    <w:lvl w:ilvl="4" w:tplc="19FC1C1E">
      <w:start w:val="1"/>
      <w:numFmt w:val="bullet"/>
      <w:lvlText w:val="○"/>
      <w:lvlJc w:val="left"/>
      <w:pPr>
        <w:ind w:left="3600" w:hanging="360"/>
      </w:pPr>
    </w:lvl>
    <w:lvl w:ilvl="5" w:tplc="04EC1652">
      <w:start w:val="1"/>
      <w:numFmt w:val="bullet"/>
      <w:lvlText w:val="■"/>
      <w:lvlJc w:val="left"/>
      <w:pPr>
        <w:ind w:left="4320" w:hanging="360"/>
      </w:pPr>
    </w:lvl>
    <w:lvl w:ilvl="6" w:tplc="BA26C788">
      <w:start w:val="1"/>
      <w:numFmt w:val="bullet"/>
      <w:lvlText w:val="●"/>
      <w:lvlJc w:val="left"/>
      <w:pPr>
        <w:ind w:left="5040" w:hanging="360"/>
      </w:pPr>
    </w:lvl>
    <w:lvl w:ilvl="7" w:tplc="673017E8">
      <w:start w:val="1"/>
      <w:numFmt w:val="bullet"/>
      <w:lvlText w:val="●"/>
      <w:lvlJc w:val="left"/>
      <w:pPr>
        <w:ind w:left="5760" w:hanging="360"/>
      </w:pPr>
    </w:lvl>
    <w:lvl w:ilvl="8" w:tplc="6690FDEA">
      <w:start w:val="1"/>
      <w:numFmt w:val="bullet"/>
      <w:lvlText w:val="●"/>
      <w:lvlJc w:val="left"/>
      <w:pPr>
        <w:ind w:left="6480" w:hanging="360"/>
      </w:pPr>
    </w:lvl>
  </w:abstractNum>
  <w:abstractNum w:abstractNumId="15" w15:restartNumberingAfterBreak="0">
    <w:nsid w:val="56A53806"/>
    <w:multiLevelType w:val="hybridMultilevel"/>
    <w:tmpl w:val="E83E3932"/>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2301673"/>
    <w:multiLevelType w:val="multilevel"/>
    <w:tmpl w:val="024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146A6"/>
    <w:multiLevelType w:val="hybridMultilevel"/>
    <w:tmpl w:val="33A81362"/>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8C03117"/>
    <w:multiLevelType w:val="hybridMultilevel"/>
    <w:tmpl w:val="05389870"/>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C4825F7"/>
    <w:multiLevelType w:val="multilevel"/>
    <w:tmpl w:val="464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2358C"/>
    <w:multiLevelType w:val="hybridMultilevel"/>
    <w:tmpl w:val="08A4ECF2"/>
    <w:lvl w:ilvl="0" w:tplc="1CE4D1CE">
      <w:start w:val="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48458207">
    <w:abstractNumId w:val="14"/>
    <w:lvlOverride w:ilvl="0">
      <w:startOverride w:val="1"/>
    </w:lvlOverride>
  </w:num>
  <w:num w:numId="2" w16cid:durableId="1496263445">
    <w:abstractNumId w:val="0"/>
  </w:num>
  <w:num w:numId="3" w16cid:durableId="1318341211">
    <w:abstractNumId w:val="15"/>
  </w:num>
  <w:num w:numId="4" w16cid:durableId="745881328">
    <w:abstractNumId w:val="5"/>
  </w:num>
  <w:num w:numId="5" w16cid:durableId="1255699678">
    <w:abstractNumId w:val="9"/>
  </w:num>
  <w:num w:numId="6" w16cid:durableId="2065642769">
    <w:abstractNumId w:val="20"/>
  </w:num>
  <w:num w:numId="7" w16cid:durableId="1941792064">
    <w:abstractNumId w:val="3"/>
  </w:num>
  <w:num w:numId="8" w16cid:durableId="566652582">
    <w:abstractNumId w:val="4"/>
  </w:num>
  <w:num w:numId="9" w16cid:durableId="857935718">
    <w:abstractNumId w:val="17"/>
  </w:num>
  <w:num w:numId="10" w16cid:durableId="1626690688">
    <w:abstractNumId w:val="18"/>
  </w:num>
  <w:num w:numId="11" w16cid:durableId="345375581">
    <w:abstractNumId w:val="6"/>
  </w:num>
  <w:num w:numId="12" w16cid:durableId="42338796">
    <w:abstractNumId w:val="11"/>
  </w:num>
  <w:num w:numId="13" w16cid:durableId="1921210225">
    <w:abstractNumId w:val="13"/>
  </w:num>
  <w:num w:numId="14" w16cid:durableId="13197162">
    <w:abstractNumId w:val="7"/>
  </w:num>
  <w:num w:numId="15" w16cid:durableId="1137063556">
    <w:abstractNumId w:val="19"/>
  </w:num>
  <w:num w:numId="16" w16cid:durableId="189346120">
    <w:abstractNumId w:val="12"/>
  </w:num>
  <w:num w:numId="17" w16cid:durableId="1864591865">
    <w:abstractNumId w:val="16"/>
  </w:num>
  <w:num w:numId="18" w16cid:durableId="1701474364">
    <w:abstractNumId w:val="2"/>
  </w:num>
  <w:num w:numId="19" w16cid:durableId="1033306607">
    <w:abstractNumId w:val="8"/>
  </w:num>
  <w:num w:numId="20" w16cid:durableId="1819297117">
    <w:abstractNumId w:val="10"/>
  </w:num>
  <w:num w:numId="21" w16cid:durableId="2772263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mara Andrea Peime Gil">
    <w15:presenceInfo w15:providerId="AD" w15:userId="S::tpeime@servicioproteccion.gob.cl::0a9c2137-bc5a-4a46-afce-c290db909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E29"/>
    <w:rsid w:val="000026C0"/>
    <w:rsid w:val="000077C1"/>
    <w:rsid w:val="00014214"/>
    <w:rsid w:val="00024858"/>
    <w:rsid w:val="0003260B"/>
    <w:rsid w:val="00034B0F"/>
    <w:rsid w:val="00040F99"/>
    <w:rsid w:val="000439D5"/>
    <w:rsid w:val="0004463D"/>
    <w:rsid w:val="00046F74"/>
    <w:rsid w:val="0005109C"/>
    <w:rsid w:val="00054E84"/>
    <w:rsid w:val="00055F63"/>
    <w:rsid w:val="000571CD"/>
    <w:rsid w:val="00082CEC"/>
    <w:rsid w:val="00083EEF"/>
    <w:rsid w:val="00093451"/>
    <w:rsid w:val="000A6EC1"/>
    <w:rsid w:val="000B05EF"/>
    <w:rsid w:val="000B30DF"/>
    <w:rsid w:val="000B6A5A"/>
    <w:rsid w:val="000C3C9A"/>
    <w:rsid w:val="000C42E6"/>
    <w:rsid w:val="000E0C3A"/>
    <w:rsid w:val="000F6A56"/>
    <w:rsid w:val="001069F1"/>
    <w:rsid w:val="00114167"/>
    <w:rsid w:val="00132AFA"/>
    <w:rsid w:val="001366B7"/>
    <w:rsid w:val="00137BD5"/>
    <w:rsid w:val="00142931"/>
    <w:rsid w:val="001559DC"/>
    <w:rsid w:val="00156394"/>
    <w:rsid w:val="00164BB6"/>
    <w:rsid w:val="00166B9A"/>
    <w:rsid w:val="00172E57"/>
    <w:rsid w:val="001761C4"/>
    <w:rsid w:val="00177017"/>
    <w:rsid w:val="001846A6"/>
    <w:rsid w:val="00190950"/>
    <w:rsid w:val="00194EFA"/>
    <w:rsid w:val="001A135D"/>
    <w:rsid w:val="001A22ED"/>
    <w:rsid w:val="001A3FBA"/>
    <w:rsid w:val="001B040D"/>
    <w:rsid w:val="001D123D"/>
    <w:rsid w:val="001D2856"/>
    <w:rsid w:val="001D5609"/>
    <w:rsid w:val="001D7B89"/>
    <w:rsid w:val="001E2437"/>
    <w:rsid w:val="001E5E61"/>
    <w:rsid w:val="001E6D60"/>
    <w:rsid w:val="001F55F3"/>
    <w:rsid w:val="001F7D3A"/>
    <w:rsid w:val="00200D8F"/>
    <w:rsid w:val="00200E24"/>
    <w:rsid w:val="0020154C"/>
    <w:rsid w:val="00216998"/>
    <w:rsid w:val="00222C6A"/>
    <w:rsid w:val="00223675"/>
    <w:rsid w:val="00224BD1"/>
    <w:rsid w:val="00225FC4"/>
    <w:rsid w:val="00227B5E"/>
    <w:rsid w:val="0023579B"/>
    <w:rsid w:val="0024411D"/>
    <w:rsid w:val="00245F41"/>
    <w:rsid w:val="002518AB"/>
    <w:rsid w:val="00285A86"/>
    <w:rsid w:val="00290F42"/>
    <w:rsid w:val="002A1B8F"/>
    <w:rsid w:val="002B3BCE"/>
    <w:rsid w:val="002C428E"/>
    <w:rsid w:val="002D2386"/>
    <w:rsid w:val="002F3221"/>
    <w:rsid w:val="002F6CE3"/>
    <w:rsid w:val="00301623"/>
    <w:rsid w:val="00305472"/>
    <w:rsid w:val="0031740D"/>
    <w:rsid w:val="00332E27"/>
    <w:rsid w:val="00337D8B"/>
    <w:rsid w:val="00341640"/>
    <w:rsid w:val="003431F8"/>
    <w:rsid w:val="00354E60"/>
    <w:rsid w:val="00356C7B"/>
    <w:rsid w:val="00376453"/>
    <w:rsid w:val="00385AA5"/>
    <w:rsid w:val="003915C3"/>
    <w:rsid w:val="003A21DD"/>
    <w:rsid w:val="003C0C74"/>
    <w:rsid w:val="003C417D"/>
    <w:rsid w:val="003C6DA8"/>
    <w:rsid w:val="003D6233"/>
    <w:rsid w:val="003E3AA6"/>
    <w:rsid w:val="003F041F"/>
    <w:rsid w:val="003F29E0"/>
    <w:rsid w:val="003F6984"/>
    <w:rsid w:val="00403F89"/>
    <w:rsid w:val="0041099F"/>
    <w:rsid w:val="00413FB7"/>
    <w:rsid w:val="00415469"/>
    <w:rsid w:val="00421F46"/>
    <w:rsid w:val="00425E78"/>
    <w:rsid w:val="00427051"/>
    <w:rsid w:val="00427099"/>
    <w:rsid w:val="004275D9"/>
    <w:rsid w:val="00427A75"/>
    <w:rsid w:val="00455D96"/>
    <w:rsid w:val="004600A3"/>
    <w:rsid w:val="00470BDC"/>
    <w:rsid w:val="00471BB7"/>
    <w:rsid w:val="00472681"/>
    <w:rsid w:val="0047476D"/>
    <w:rsid w:val="004804C1"/>
    <w:rsid w:val="0049393E"/>
    <w:rsid w:val="004A4471"/>
    <w:rsid w:val="004A456C"/>
    <w:rsid w:val="004A5DFC"/>
    <w:rsid w:val="004A714B"/>
    <w:rsid w:val="004D1648"/>
    <w:rsid w:val="004D227F"/>
    <w:rsid w:val="004D2347"/>
    <w:rsid w:val="004E5984"/>
    <w:rsid w:val="004E5EC7"/>
    <w:rsid w:val="004E6CFF"/>
    <w:rsid w:val="004E767C"/>
    <w:rsid w:val="004F0370"/>
    <w:rsid w:val="005017EF"/>
    <w:rsid w:val="00526D43"/>
    <w:rsid w:val="00532407"/>
    <w:rsid w:val="00533E7E"/>
    <w:rsid w:val="00540A1D"/>
    <w:rsid w:val="005434BF"/>
    <w:rsid w:val="005470A3"/>
    <w:rsid w:val="005509EC"/>
    <w:rsid w:val="0055634F"/>
    <w:rsid w:val="00562EB8"/>
    <w:rsid w:val="00566664"/>
    <w:rsid w:val="00570186"/>
    <w:rsid w:val="00591EE6"/>
    <w:rsid w:val="0059678B"/>
    <w:rsid w:val="005A33F2"/>
    <w:rsid w:val="005A3927"/>
    <w:rsid w:val="005C0C42"/>
    <w:rsid w:val="005D7046"/>
    <w:rsid w:val="005E144C"/>
    <w:rsid w:val="005E6511"/>
    <w:rsid w:val="005F218C"/>
    <w:rsid w:val="006027D4"/>
    <w:rsid w:val="0060591C"/>
    <w:rsid w:val="006132ED"/>
    <w:rsid w:val="006175AE"/>
    <w:rsid w:val="00623282"/>
    <w:rsid w:val="00630740"/>
    <w:rsid w:val="006509DC"/>
    <w:rsid w:val="00654CF5"/>
    <w:rsid w:val="00661AD1"/>
    <w:rsid w:val="006641BF"/>
    <w:rsid w:val="00664E07"/>
    <w:rsid w:val="00666105"/>
    <w:rsid w:val="00677814"/>
    <w:rsid w:val="00684A54"/>
    <w:rsid w:val="00695012"/>
    <w:rsid w:val="006C4E84"/>
    <w:rsid w:val="006D7147"/>
    <w:rsid w:val="006E29EF"/>
    <w:rsid w:val="006F4F2F"/>
    <w:rsid w:val="006F6DA4"/>
    <w:rsid w:val="0072195C"/>
    <w:rsid w:val="007227B8"/>
    <w:rsid w:val="00724848"/>
    <w:rsid w:val="0073123C"/>
    <w:rsid w:val="007351CA"/>
    <w:rsid w:val="00743BCA"/>
    <w:rsid w:val="0074490C"/>
    <w:rsid w:val="007522FF"/>
    <w:rsid w:val="007542D9"/>
    <w:rsid w:val="00756D9F"/>
    <w:rsid w:val="00757F90"/>
    <w:rsid w:val="007647B4"/>
    <w:rsid w:val="00771030"/>
    <w:rsid w:val="00774D67"/>
    <w:rsid w:val="007775E4"/>
    <w:rsid w:val="00781735"/>
    <w:rsid w:val="00783C31"/>
    <w:rsid w:val="00787261"/>
    <w:rsid w:val="00790382"/>
    <w:rsid w:val="00793BF0"/>
    <w:rsid w:val="00794841"/>
    <w:rsid w:val="00795C1E"/>
    <w:rsid w:val="007A6FC8"/>
    <w:rsid w:val="007B0271"/>
    <w:rsid w:val="007C4E49"/>
    <w:rsid w:val="007C6820"/>
    <w:rsid w:val="007D375B"/>
    <w:rsid w:val="007F40A0"/>
    <w:rsid w:val="007F6726"/>
    <w:rsid w:val="00814B30"/>
    <w:rsid w:val="00815709"/>
    <w:rsid w:val="00816EAE"/>
    <w:rsid w:val="00827643"/>
    <w:rsid w:val="008367DC"/>
    <w:rsid w:val="00847E45"/>
    <w:rsid w:val="008548C9"/>
    <w:rsid w:val="00856309"/>
    <w:rsid w:val="0086434C"/>
    <w:rsid w:val="00872592"/>
    <w:rsid w:val="0088133B"/>
    <w:rsid w:val="0088273F"/>
    <w:rsid w:val="00884CB8"/>
    <w:rsid w:val="008856E0"/>
    <w:rsid w:val="00893970"/>
    <w:rsid w:val="0089740C"/>
    <w:rsid w:val="008A4320"/>
    <w:rsid w:val="008A4A99"/>
    <w:rsid w:val="008A7561"/>
    <w:rsid w:val="008B30DB"/>
    <w:rsid w:val="008C27EA"/>
    <w:rsid w:val="008C59C8"/>
    <w:rsid w:val="008D4AB9"/>
    <w:rsid w:val="008F50E9"/>
    <w:rsid w:val="0090437D"/>
    <w:rsid w:val="00905EA0"/>
    <w:rsid w:val="00912F78"/>
    <w:rsid w:val="00913820"/>
    <w:rsid w:val="0092004D"/>
    <w:rsid w:val="009226C5"/>
    <w:rsid w:val="00931CB2"/>
    <w:rsid w:val="009344B7"/>
    <w:rsid w:val="00940EB4"/>
    <w:rsid w:val="00941794"/>
    <w:rsid w:val="009455E2"/>
    <w:rsid w:val="00951A88"/>
    <w:rsid w:val="00952AF4"/>
    <w:rsid w:val="009530FC"/>
    <w:rsid w:val="00974814"/>
    <w:rsid w:val="00975204"/>
    <w:rsid w:val="00981B63"/>
    <w:rsid w:val="009912A8"/>
    <w:rsid w:val="00992B43"/>
    <w:rsid w:val="00995428"/>
    <w:rsid w:val="009A5F1B"/>
    <w:rsid w:val="009B3382"/>
    <w:rsid w:val="009B6820"/>
    <w:rsid w:val="009B71C0"/>
    <w:rsid w:val="009C33F3"/>
    <w:rsid w:val="009E2E58"/>
    <w:rsid w:val="009F530F"/>
    <w:rsid w:val="00A0545D"/>
    <w:rsid w:val="00A07A03"/>
    <w:rsid w:val="00A07E04"/>
    <w:rsid w:val="00A108EA"/>
    <w:rsid w:val="00A11986"/>
    <w:rsid w:val="00A21711"/>
    <w:rsid w:val="00A27B50"/>
    <w:rsid w:val="00A317DE"/>
    <w:rsid w:val="00A32AD4"/>
    <w:rsid w:val="00A33784"/>
    <w:rsid w:val="00A4171B"/>
    <w:rsid w:val="00A52549"/>
    <w:rsid w:val="00A5664C"/>
    <w:rsid w:val="00A61044"/>
    <w:rsid w:val="00A77789"/>
    <w:rsid w:val="00A9103C"/>
    <w:rsid w:val="00A940BB"/>
    <w:rsid w:val="00A94F82"/>
    <w:rsid w:val="00AA00DB"/>
    <w:rsid w:val="00AA4F6F"/>
    <w:rsid w:val="00AA5643"/>
    <w:rsid w:val="00AA6511"/>
    <w:rsid w:val="00AB767C"/>
    <w:rsid w:val="00AC409C"/>
    <w:rsid w:val="00AC5D33"/>
    <w:rsid w:val="00AC6FCF"/>
    <w:rsid w:val="00AD08FD"/>
    <w:rsid w:val="00AD2B6F"/>
    <w:rsid w:val="00AE3DF7"/>
    <w:rsid w:val="00AE474D"/>
    <w:rsid w:val="00AE7544"/>
    <w:rsid w:val="00AF728A"/>
    <w:rsid w:val="00AF76F4"/>
    <w:rsid w:val="00B00547"/>
    <w:rsid w:val="00B009FA"/>
    <w:rsid w:val="00B027BA"/>
    <w:rsid w:val="00B04C3F"/>
    <w:rsid w:val="00B05E57"/>
    <w:rsid w:val="00B16D51"/>
    <w:rsid w:val="00B200AB"/>
    <w:rsid w:val="00B22AF3"/>
    <w:rsid w:val="00B24ED5"/>
    <w:rsid w:val="00B336B8"/>
    <w:rsid w:val="00B37E6B"/>
    <w:rsid w:val="00B4662A"/>
    <w:rsid w:val="00B64ED2"/>
    <w:rsid w:val="00B85DFD"/>
    <w:rsid w:val="00B86C36"/>
    <w:rsid w:val="00BB35AE"/>
    <w:rsid w:val="00BB5A77"/>
    <w:rsid w:val="00BC0917"/>
    <w:rsid w:val="00BC61A7"/>
    <w:rsid w:val="00BC6AEA"/>
    <w:rsid w:val="00BD2949"/>
    <w:rsid w:val="00BD3FA9"/>
    <w:rsid w:val="00BE5C86"/>
    <w:rsid w:val="00BF1A82"/>
    <w:rsid w:val="00BF3F57"/>
    <w:rsid w:val="00BF4D3E"/>
    <w:rsid w:val="00C01C6C"/>
    <w:rsid w:val="00C0500F"/>
    <w:rsid w:val="00C0664D"/>
    <w:rsid w:val="00C10FE0"/>
    <w:rsid w:val="00C1234C"/>
    <w:rsid w:val="00C13288"/>
    <w:rsid w:val="00C22AFA"/>
    <w:rsid w:val="00C23DFA"/>
    <w:rsid w:val="00C23F28"/>
    <w:rsid w:val="00C47FB0"/>
    <w:rsid w:val="00C7341F"/>
    <w:rsid w:val="00C954FB"/>
    <w:rsid w:val="00C95953"/>
    <w:rsid w:val="00CA1F31"/>
    <w:rsid w:val="00CB3A31"/>
    <w:rsid w:val="00CD2A93"/>
    <w:rsid w:val="00CD4515"/>
    <w:rsid w:val="00CD5786"/>
    <w:rsid w:val="00CE3D6E"/>
    <w:rsid w:val="00CF129D"/>
    <w:rsid w:val="00CF66F8"/>
    <w:rsid w:val="00D0543E"/>
    <w:rsid w:val="00D11530"/>
    <w:rsid w:val="00D12B2E"/>
    <w:rsid w:val="00D20486"/>
    <w:rsid w:val="00D225D8"/>
    <w:rsid w:val="00D32183"/>
    <w:rsid w:val="00D350E3"/>
    <w:rsid w:val="00D406A1"/>
    <w:rsid w:val="00D41709"/>
    <w:rsid w:val="00D46FE2"/>
    <w:rsid w:val="00D64DC4"/>
    <w:rsid w:val="00D821AB"/>
    <w:rsid w:val="00D875C3"/>
    <w:rsid w:val="00D87DAD"/>
    <w:rsid w:val="00D901AE"/>
    <w:rsid w:val="00D92ED8"/>
    <w:rsid w:val="00D944BD"/>
    <w:rsid w:val="00D978FC"/>
    <w:rsid w:val="00DA1D3E"/>
    <w:rsid w:val="00DC0F4D"/>
    <w:rsid w:val="00DC1509"/>
    <w:rsid w:val="00DD2D04"/>
    <w:rsid w:val="00DD4F3F"/>
    <w:rsid w:val="00DD68C3"/>
    <w:rsid w:val="00DE3C28"/>
    <w:rsid w:val="00DE59D0"/>
    <w:rsid w:val="00DF0487"/>
    <w:rsid w:val="00DF7E29"/>
    <w:rsid w:val="00E04DD6"/>
    <w:rsid w:val="00E25881"/>
    <w:rsid w:val="00E37268"/>
    <w:rsid w:val="00E45005"/>
    <w:rsid w:val="00E53C49"/>
    <w:rsid w:val="00E56732"/>
    <w:rsid w:val="00E63521"/>
    <w:rsid w:val="00E80E5C"/>
    <w:rsid w:val="00E81F2D"/>
    <w:rsid w:val="00E871DE"/>
    <w:rsid w:val="00E92B84"/>
    <w:rsid w:val="00E96159"/>
    <w:rsid w:val="00E96F71"/>
    <w:rsid w:val="00EA3528"/>
    <w:rsid w:val="00EA7375"/>
    <w:rsid w:val="00EA7681"/>
    <w:rsid w:val="00EB2C95"/>
    <w:rsid w:val="00EC4E33"/>
    <w:rsid w:val="00EC57E8"/>
    <w:rsid w:val="00ED01B3"/>
    <w:rsid w:val="00EF16B7"/>
    <w:rsid w:val="00EF3B2B"/>
    <w:rsid w:val="00F00C18"/>
    <w:rsid w:val="00F00E9D"/>
    <w:rsid w:val="00F01609"/>
    <w:rsid w:val="00F01617"/>
    <w:rsid w:val="00F133D6"/>
    <w:rsid w:val="00F13879"/>
    <w:rsid w:val="00F1413D"/>
    <w:rsid w:val="00F258E0"/>
    <w:rsid w:val="00F3579F"/>
    <w:rsid w:val="00F5033E"/>
    <w:rsid w:val="00F50371"/>
    <w:rsid w:val="00F507F5"/>
    <w:rsid w:val="00F55A87"/>
    <w:rsid w:val="00F71776"/>
    <w:rsid w:val="00F7674F"/>
    <w:rsid w:val="00F77217"/>
    <w:rsid w:val="00F8218D"/>
    <w:rsid w:val="00F90178"/>
    <w:rsid w:val="00FA3213"/>
    <w:rsid w:val="00FB69B7"/>
    <w:rsid w:val="00FB6D96"/>
    <w:rsid w:val="00FB7CB9"/>
    <w:rsid w:val="00FC1DBA"/>
    <w:rsid w:val="00FC4B12"/>
    <w:rsid w:val="00FD082C"/>
    <w:rsid w:val="00FD4067"/>
    <w:rsid w:val="00FD5903"/>
    <w:rsid w:val="00FE7B05"/>
    <w:rsid w:val="00FF57D2"/>
    <w:rsid w:val="03460F47"/>
    <w:rsid w:val="04483038"/>
    <w:rsid w:val="05E0F242"/>
    <w:rsid w:val="05F6AE98"/>
    <w:rsid w:val="0736CA04"/>
    <w:rsid w:val="0DAC02CC"/>
    <w:rsid w:val="13270A3A"/>
    <w:rsid w:val="134DEF88"/>
    <w:rsid w:val="136D70D1"/>
    <w:rsid w:val="14EFA0E2"/>
    <w:rsid w:val="1500ADC9"/>
    <w:rsid w:val="16673A3E"/>
    <w:rsid w:val="18F2654B"/>
    <w:rsid w:val="1DFDA87C"/>
    <w:rsid w:val="2138BCF4"/>
    <w:rsid w:val="249F6662"/>
    <w:rsid w:val="2666E318"/>
    <w:rsid w:val="2831FEED"/>
    <w:rsid w:val="29D52E06"/>
    <w:rsid w:val="29F6FFD4"/>
    <w:rsid w:val="2C63468A"/>
    <w:rsid w:val="2DE12622"/>
    <w:rsid w:val="2E258731"/>
    <w:rsid w:val="2EC4B932"/>
    <w:rsid w:val="32F5A79B"/>
    <w:rsid w:val="3668C23E"/>
    <w:rsid w:val="36702469"/>
    <w:rsid w:val="3AA0D86E"/>
    <w:rsid w:val="431CB918"/>
    <w:rsid w:val="44379864"/>
    <w:rsid w:val="48485A70"/>
    <w:rsid w:val="49B91F1A"/>
    <w:rsid w:val="4BA0B9F9"/>
    <w:rsid w:val="53AB2FEC"/>
    <w:rsid w:val="56446601"/>
    <w:rsid w:val="566A0DC6"/>
    <w:rsid w:val="57595047"/>
    <w:rsid w:val="5A43CBB3"/>
    <w:rsid w:val="5AD2516B"/>
    <w:rsid w:val="5BF534CC"/>
    <w:rsid w:val="653D3DC6"/>
    <w:rsid w:val="65402929"/>
    <w:rsid w:val="65DA1A7C"/>
    <w:rsid w:val="679E81CD"/>
    <w:rsid w:val="69A87E1A"/>
    <w:rsid w:val="6A6AE21E"/>
    <w:rsid w:val="6D32F5F5"/>
    <w:rsid w:val="6E8E4133"/>
    <w:rsid w:val="6EE91900"/>
    <w:rsid w:val="6FB5727A"/>
    <w:rsid w:val="6FCD9413"/>
    <w:rsid w:val="70CA8486"/>
    <w:rsid w:val="7249905A"/>
    <w:rsid w:val="729BF9BD"/>
    <w:rsid w:val="754196AF"/>
    <w:rsid w:val="7811138B"/>
    <w:rsid w:val="787E528E"/>
    <w:rsid w:val="7AE5FA57"/>
    <w:rsid w:val="7CA4CA4A"/>
    <w:rsid w:val="7F76E6F4"/>
    <w:rsid w:val="7FF36C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34A9"/>
  <w15:docId w15:val="{1B87D3E3-01A3-45F4-AA17-13777762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7542D9"/>
    <w:rPr>
      <w:rFonts w:ascii="Arial" w:hAnsi="Arial"/>
      <w:sz w:val="18"/>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1"/>
    <w:uiPriority w:val="99"/>
    <w:semiHidden/>
    <w:unhideWhenUsed/>
    <w:rsid w:val="007C4E49"/>
    <w:pPr>
      <w:tabs>
        <w:tab w:val="center" w:pos="4419"/>
        <w:tab w:val="right" w:pos="8838"/>
      </w:tabs>
    </w:pPr>
  </w:style>
  <w:style w:type="character" w:customStyle="1" w:styleId="EncabezadoCar">
    <w:name w:val="Encabezado Car"/>
    <w:basedOn w:val="Fuentedeprrafopredeter"/>
    <w:uiPriority w:val="99"/>
    <w:semiHidden/>
    <w:rsid w:val="002B3BCE"/>
  </w:style>
  <w:style w:type="paragraph" w:styleId="Piedepgina">
    <w:name w:val="footer"/>
    <w:basedOn w:val="Normal"/>
    <w:link w:val="PiedepginaCar1"/>
    <w:uiPriority w:val="99"/>
    <w:semiHidden/>
    <w:unhideWhenUsed/>
    <w:rsid w:val="007C4E49"/>
    <w:pPr>
      <w:tabs>
        <w:tab w:val="center" w:pos="4419"/>
        <w:tab w:val="right" w:pos="8838"/>
      </w:tabs>
    </w:pPr>
  </w:style>
  <w:style w:type="character" w:customStyle="1" w:styleId="PiedepginaCar">
    <w:name w:val="Pie de página Car"/>
    <w:basedOn w:val="Fuentedeprrafopredeter"/>
    <w:uiPriority w:val="99"/>
    <w:semiHidden/>
    <w:rsid w:val="002B3BCE"/>
  </w:style>
  <w:style w:type="character" w:customStyle="1" w:styleId="EncabezadoCar1">
    <w:name w:val="Encabezado Car1"/>
    <w:basedOn w:val="Fuentedeprrafopredeter"/>
    <w:link w:val="Encabezado"/>
    <w:uiPriority w:val="99"/>
    <w:semiHidden/>
    <w:rsid w:val="007542D9"/>
  </w:style>
  <w:style w:type="character" w:customStyle="1" w:styleId="PiedepginaCar1">
    <w:name w:val="Pie de página Car1"/>
    <w:basedOn w:val="Fuentedeprrafopredeter"/>
    <w:link w:val="Piedepgina"/>
    <w:uiPriority w:val="99"/>
    <w:semiHidden/>
    <w:rsid w:val="007542D9"/>
  </w:style>
  <w:style w:type="paragraph" w:styleId="Revisin">
    <w:name w:val="Revision"/>
    <w:hidden/>
    <w:uiPriority w:val="99"/>
    <w:semiHidden/>
    <w:rsid w:val="003F6984"/>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ec773a6-6ac7-43d0-9ecf-e0e81b9d11cc" xsi:nil="true"/>
    <lcf76f155ced4ddcb4097134ff3c332f xmlns="e012795a-0cf7-455b-b516-8cb0937a0548">
      <Terms xmlns="http://schemas.microsoft.com/office/infopath/2007/PartnerControls"/>
    </lcf76f155ced4ddcb4097134ff3c332f>
    <_Flow_SignoffStatus xmlns="e012795a-0cf7-455b-b516-8cb0937a0548" xsi:nil="true"/>
    <Tipodedocumento xmlns="e012795a-0cf7-455b-b516-8cb0937a05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822AC7928147438AA34A9A2A6AD082" ma:contentTypeVersion="20" ma:contentTypeDescription="Crear nuevo documento." ma:contentTypeScope="" ma:versionID="9081928823853be7b9f3f33997942e6f">
  <xsd:schema xmlns:xsd="http://www.w3.org/2001/XMLSchema" xmlns:xs="http://www.w3.org/2001/XMLSchema" xmlns:p="http://schemas.microsoft.com/office/2006/metadata/properties" xmlns:ns2="e012795a-0cf7-455b-b516-8cb0937a0548" xmlns:ns3="2ec773a6-6ac7-43d0-9ecf-e0e81b9d11cc" targetNamespace="http://schemas.microsoft.com/office/2006/metadata/properties" ma:root="true" ma:fieldsID="4b3275aecc73c94adf9ece5e6d3c2219" ns2:_="" ns3:_="">
    <xsd:import namespace="e012795a-0cf7-455b-b516-8cb0937a0548"/>
    <xsd:import namespace="2ec773a6-6ac7-43d0-9ecf-e0e81b9d11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3:SharedWithUsers" minOccurs="0"/>
                <xsd:element ref="ns3:SharedWithDetails" minOccurs="0"/>
                <xsd:element ref="ns2:_Flow_SignoffStatus" minOccurs="0"/>
                <xsd:element ref="ns2:MediaServiceObjectDetectorVersions" minOccurs="0"/>
                <xsd:element ref="ns2:MediaServiceLocation" minOccurs="0"/>
                <xsd:element ref="ns2:MediaLengthInSeconds" minOccurs="0"/>
                <xsd:element ref="ns2:MediaServiceSearchProperties" minOccurs="0"/>
                <xsd:element ref="ns2:Tipodedocum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2795a-0cf7-455b-b516-8cb0937a0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_Flow_SignoffStatus" ma:index="22" nillable="true" ma:displayName="Estado de aprobación" ma:internalName="Estado_x0020_de_x0020_aprobaci_x00f3_n">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ipodedocumento" ma:index="27" nillable="true" ma:displayName="Tipo de documento" ma:format="Dropdown" ma:internalName="Tipodedocumento">
      <xsd:simpleType>
        <xsd:restriction base="dms:Choice">
          <xsd:enumeration value="Resolución Autoriza TD"/>
          <xsd:enumeration value="Resolución Autoriza LP"/>
          <xsd:enumeration value="Resolución Adjudica LP"/>
          <xsd:enumeration value="Contrato"/>
          <xsd:enumeration value="Resolución Aprueba Contrato"/>
          <xsd:enumeration value="Modifica Contrato"/>
          <xsd:enumeration value="Resolución Autoriza Mod Contrato"/>
        </xsd:restriction>
      </xsd:simpleType>
    </xsd:element>
  </xsd:schema>
  <xsd:schema xmlns:xsd="http://www.w3.org/2001/XMLSchema" xmlns:xs="http://www.w3.org/2001/XMLSchema" xmlns:dms="http://schemas.microsoft.com/office/2006/documentManagement/types" xmlns:pc="http://schemas.microsoft.com/office/infopath/2007/PartnerControls" targetNamespace="2ec773a6-6ac7-43d0-9ecf-e0e81b9d11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2cb7b81-bea0-4d1b-9f0d-9201b9ef4111}" ma:internalName="TaxCatchAll" ma:showField="CatchAllData" ma:web="2ec773a6-6ac7-43d0-9ecf-e0e81b9d11c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19B22-28AD-44A8-AF28-48C7B06F0F82}">
  <ds:schemaRefs>
    <ds:schemaRef ds:uri="http://schemas.microsoft.com/office/2006/metadata/properties"/>
    <ds:schemaRef ds:uri="http://schemas.microsoft.com/office/infopath/2007/PartnerControls"/>
    <ds:schemaRef ds:uri="e34a2794-ee7a-49fa-8f13-e6505daa634b"/>
    <ds:schemaRef ds:uri="3d34e081-40ce-4602-95ea-d3ccb5cff3fe"/>
  </ds:schemaRefs>
</ds:datastoreItem>
</file>

<file path=customXml/itemProps2.xml><?xml version="1.0" encoding="utf-8"?>
<ds:datastoreItem xmlns:ds="http://schemas.openxmlformats.org/officeDocument/2006/customXml" ds:itemID="{1E5E0BF0-EB96-4524-A147-D4DB18F7C1C0}"/>
</file>

<file path=customXml/itemProps3.xml><?xml version="1.0" encoding="utf-8"?>
<ds:datastoreItem xmlns:ds="http://schemas.openxmlformats.org/officeDocument/2006/customXml" ds:itemID="{144E8D94-3428-42BD-94B5-56D7FD10BCC2}">
  <ds:schemaRefs>
    <ds:schemaRef ds:uri="http://schemas.openxmlformats.org/officeDocument/2006/bibliography"/>
  </ds:schemaRefs>
</ds:datastoreItem>
</file>

<file path=customXml/itemProps4.xml><?xml version="1.0" encoding="utf-8"?>
<ds:datastoreItem xmlns:ds="http://schemas.openxmlformats.org/officeDocument/2006/customXml" ds:itemID="{1B7E53B7-53D2-4A4E-AA99-6CFDC32158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3153</Words>
  <Characters>17346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alandero@servicioproteccion.gob.cl</dc:creator>
  <cp:keywords/>
  <cp:lastModifiedBy>Tamara Andrea Peime Gil</cp:lastModifiedBy>
  <cp:revision>3</cp:revision>
  <dcterms:created xsi:type="dcterms:W3CDTF">2026-10-28T15:05:00Z</dcterms:created>
  <dcterms:modified xsi:type="dcterms:W3CDTF">2026-10-28T15:05:00Z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0x01010070822AC7928147438AA34A9A2A6AD082</vt:lpwstr>
  </property>
  <property fmtid="{D5CDD505-2E9C-101B-9397-08002B2CF9AE}" pid="3" name="docLang">
    <vt:lpwstr>es</vt:lpwstr>
  </property>
  <property fmtid="{D5CDD505-2E9C-101B-9397-08002B2CF9AE}" pid="4" name="MediaServiceImageTags">
    <vt:lpwstr/>
  </property>
</Properties>
</file>